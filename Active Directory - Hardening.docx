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CA7A" w14:textId="398ACF18" w:rsidR="00C45676" w:rsidRDefault="00C45676">
      <w:r>
        <w:rPr>
          <w:noProof/>
          <w:sz w:val="2"/>
        </w:rPr>
        <w:drawing>
          <wp:anchor distT="0" distB="0" distL="114300" distR="114300" simplePos="0" relativeHeight="251659264" behindDoc="1" locked="0" layoutInCell="1" allowOverlap="1" wp14:anchorId="55730707" wp14:editId="65763BC4">
            <wp:simplePos x="0" y="0"/>
            <wp:positionH relativeFrom="page">
              <wp:align>right</wp:align>
            </wp:positionH>
            <wp:positionV relativeFrom="paragraph">
              <wp:posOffset>-912808</wp:posOffset>
            </wp:positionV>
            <wp:extent cx="7797311" cy="10999177"/>
            <wp:effectExtent l="0" t="0" r="0" b="0"/>
            <wp:wrapNone/>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kdrop2.png"/>
                    <pic:cNvPicPr/>
                  </pic:nvPicPr>
                  <pic:blipFill>
                    <a:blip r:embed="rId8">
                      <a:extLst>
                        <a:ext uri="{28A0092B-C50C-407E-A947-70E740481C1C}">
                          <a14:useLocalDpi xmlns:a14="http://schemas.microsoft.com/office/drawing/2010/main" val="0"/>
                        </a:ext>
                      </a:extLst>
                    </a:blip>
                    <a:stretch>
                      <a:fillRect/>
                    </a:stretch>
                  </pic:blipFill>
                  <pic:spPr>
                    <a:xfrm>
                      <a:off x="0" y="0"/>
                      <a:ext cx="7797311" cy="10999177"/>
                    </a:xfrm>
                    <a:prstGeom prst="rect">
                      <a:avLst/>
                    </a:prstGeom>
                  </pic:spPr>
                </pic:pic>
              </a:graphicData>
            </a:graphic>
          </wp:anchor>
        </w:drawing>
      </w:r>
      <w:r w:rsidR="00424981">
        <w:t>Yes</w:t>
      </w:r>
    </w:p>
    <w:p w14:paraId="1BBABD6A" w14:textId="6DBCF272" w:rsidR="00C45676" w:rsidRDefault="00C45676"/>
    <w:p w14:paraId="26C57B9D" w14:textId="015A9805" w:rsidR="00C45676" w:rsidRDefault="00C45676">
      <w:del w:id="0" w:author="Info Desk" w:date="2026-05-21T08:01:00Z" w16du:dateUtc="2026-05-21T12:01:00Z">
        <w:r w:rsidRPr="009A3386" w:rsidDel="00D46EE5">
          <w:rPr>
            <w:noProof/>
          </w:rPr>
          <w:drawing>
            <wp:anchor distT="0" distB="0" distL="114300" distR="114300" simplePos="0" relativeHeight="251661312" behindDoc="0" locked="0" layoutInCell="1" allowOverlap="1" wp14:anchorId="136E1D17" wp14:editId="0B86B137">
              <wp:simplePos x="0" y="0"/>
              <wp:positionH relativeFrom="column">
                <wp:posOffset>3610354</wp:posOffset>
              </wp:positionH>
              <wp:positionV relativeFrom="paragraph">
                <wp:posOffset>10391</wp:posOffset>
              </wp:positionV>
              <wp:extent cx="3150824" cy="1244906"/>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NETLOGO.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0824" cy="1244906"/>
                      </a:xfrm>
                      <a:prstGeom prst="rect">
                        <a:avLst/>
                      </a:prstGeom>
                    </pic:spPr>
                  </pic:pic>
                </a:graphicData>
              </a:graphic>
            </wp:anchor>
          </w:drawing>
        </w:r>
      </w:del>
    </w:p>
    <w:p w14:paraId="5C403B8D" w14:textId="13200BA5" w:rsidR="00C45676" w:rsidRDefault="00C45676"/>
    <w:p w14:paraId="6175BBA3" w14:textId="77777777" w:rsidR="00C45676" w:rsidRDefault="00C45676"/>
    <w:p w14:paraId="75E4A5C8" w14:textId="5420DA77" w:rsidR="00C45676" w:rsidRDefault="00C45676"/>
    <w:p w14:paraId="512D4E7B" w14:textId="563F44F5" w:rsidR="00C45676" w:rsidRDefault="00C45676">
      <w:r>
        <w:rPr>
          <w:noProof/>
          <w:sz w:val="2"/>
        </w:rPr>
        <mc:AlternateContent>
          <mc:Choice Requires="wps">
            <w:drawing>
              <wp:anchor distT="0" distB="0" distL="114300" distR="114300" simplePos="0" relativeHeight="251667456" behindDoc="0" locked="0" layoutInCell="1" allowOverlap="1" wp14:anchorId="5D4D98D9" wp14:editId="6B85055E">
                <wp:simplePos x="0" y="0"/>
                <wp:positionH relativeFrom="page">
                  <wp:posOffset>-42800</wp:posOffset>
                </wp:positionH>
                <wp:positionV relativeFrom="page">
                  <wp:posOffset>5747534</wp:posOffset>
                </wp:positionV>
                <wp:extent cx="7772400" cy="400050"/>
                <wp:effectExtent l="0" t="0" r="19050" b="19050"/>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0005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1414A05" w14:textId="575AEB8A" w:rsidR="009E1F2B" w:rsidRPr="00AF5315" w:rsidRDefault="009E1F2B" w:rsidP="00C45676">
                            <w:pPr>
                              <w:pStyle w:val="NoSpacing"/>
                              <w:rPr>
                                <w:b/>
                                <w:bCs/>
                                <w:i/>
                                <w:iCs/>
                                <w:color w:val="000000" w:themeColor="text1"/>
                                <w:sz w:val="48"/>
                                <w:szCs w:val="48"/>
                              </w:rPr>
                            </w:pPr>
                            <w:r>
                              <w:rPr>
                                <w:b/>
                                <w:bCs/>
                                <w:i/>
                                <w:iCs/>
                                <w:color w:val="000000" w:themeColor="text1"/>
                                <w:sz w:val="48"/>
                                <w:szCs w:val="48"/>
                              </w:rPr>
                              <w:t xml:space="preserve">          Document No: </w:t>
                            </w:r>
                            <w:del w:id="1" w:author="Info Desk" w:date="2026-05-21T08:01:00Z" w16du:dateUtc="2026-05-21T12:01:00Z">
                              <w:r w:rsidDel="00D46EE5">
                                <w:rPr>
                                  <w:b/>
                                  <w:bCs/>
                                  <w:i/>
                                  <w:iCs/>
                                  <w:color w:val="000000" w:themeColor="text1"/>
                                  <w:sz w:val="48"/>
                                  <w:szCs w:val="48"/>
                                </w:rPr>
                                <w:delText xml:space="preserve">19Jul2019 </w:delText>
                              </w:r>
                            </w:del>
                            <w:ins w:id="2" w:author="Info Desk" w:date="2026-05-21T08:01:00Z" w16du:dateUtc="2026-05-21T12:01:00Z">
                              <w:r w:rsidR="00D46EE5">
                                <w:rPr>
                                  <w:b/>
                                  <w:bCs/>
                                  <w:i/>
                                  <w:iCs/>
                                  <w:color w:val="000000" w:themeColor="text1"/>
                                  <w:sz w:val="48"/>
                                  <w:szCs w:val="48"/>
                                </w:rPr>
                                <w:t>19Jul20</w:t>
                              </w:r>
                              <w:r w:rsidR="00D46EE5">
                                <w:rPr>
                                  <w:b/>
                                  <w:bCs/>
                                  <w:i/>
                                  <w:iCs/>
                                  <w:color w:val="000000" w:themeColor="text1"/>
                                  <w:sz w:val="48"/>
                                  <w:szCs w:val="48"/>
                                </w:rPr>
                                <w:t>25</w:t>
                              </w:r>
                              <w:r w:rsidR="00D46EE5">
                                <w:rPr>
                                  <w:b/>
                                  <w:bCs/>
                                  <w:i/>
                                  <w:iCs/>
                                  <w:color w:val="000000" w:themeColor="text1"/>
                                  <w:sz w:val="48"/>
                                  <w:szCs w:val="48"/>
                                </w:rPr>
                                <w:t xml:space="preserve"> </w:t>
                              </w:r>
                            </w:ins>
                            <w:r>
                              <w:rPr>
                                <w:b/>
                                <w:bCs/>
                                <w:i/>
                                <w:iCs/>
                                <w:color w:val="000000" w:themeColor="text1"/>
                                <w:sz w:val="48"/>
                                <w:szCs w:val="48"/>
                              </w:rPr>
                              <w:t>A</w:t>
                            </w:r>
                          </w:p>
                          <w:p w14:paraId="30C1651A" w14:textId="77777777" w:rsidR="009E1F2B" w:rsidRDefault="009E1F2B" w:rsidP="00C45676"/>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4D98D9" id="_x0000_t202" coordsize="21600,21600" o:spt="202" path="m,l,21600r21600,l21600,xe">
                <v:stroke joinstyle="miter"/>
                <v:path gradientshapeok="t" o:connecttype="rect"/>
              </v:shapetype>
              <v:shape id="Text Box 30" o:spid="_x0000_s1026" type="#_x0000_t202" style="position:absolute;margin-left:-3.35pt;margin-top:452.55pt;width:612pt;height:31.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" fillcolor="#4472c4 [3204]" strokecolor="white [3201]" strokeweight="1.5pt">
                <v:path arrowok="t"/>
                <v:textbox inset="126pt,0,54pt,0">
                  <w:txbxContent>
                    <w:p w14:paraId="31414A05" w14:textId="575AEB8A" w:rsidR="009E1F2B" w:rsidRPr="00AF5315" w:rsidRDefault="009E1F2B" w:rsidP="00C45676">
                      <w:pPr>
                        <w:pStyle w:val="NoSpacing"/>
                        <w:rPr>
                          <w:b/>
                          <w:bCs/>
                          <w:i/>
                          <w:iCs/>
                          <w:color w:val="000000" w:themeColor="text1"/>
                          <w:sz w:val="48"/>
                          <w:szCs w:val="48"/>
                        </w:rPr>
                      </w:pPr>
                      <w:r>
                        <w:rPr>
                          <w:b/>
                          <w:bCs/>
                          <w:i/>
                          <w:iCs/>
                          <w:color w:val="000000" w:themeColor="text1"/>
                          <w:sz w:val="48"/>
                          <w:szCs w:val="48"/>
                        </w:rPr>
                        <w:t xml:space="preserve">          Document No: </w:t>
                      </w:r>
                      <w:del w:id="3" w:author="Info Desk" w:date="2026-05-21T08:01:00Z" w16du:dateUtc="2026-05-21T12:01:00Z">
                        <w:r w:rsidDel="00D46EE5">
                          <w:rPr>
                            <w:b/>
                            <w:bCs/>
                            <w:i/>
                            <w:iCs/>
                            <w:color w:val="000000" w:themeColor="text1"/>
                            <w:sz w:val="48"/>
                            <w:szCs w:val="48"/>
                          </w:rPr>
                          <w:delText xml:space="preserve">19Jul2019 </w:delText>
                        </w:r>
                      </w:del>
                      <w:ins w:id="4" w:author="Info Desk" w:date="2026-05-21T08:01:00Z" w16du:dateUtc="2026-05-21T12:01:00Z">
                        <w:r w:rsidR="00D46EE5">
                          <w:rPr>
                            <w:b/>
                            <w:bCs/>
                            <w:i/>
                            <w:iCs/>
                            <w:color w:val="000000" w:themeColor="text1"/>
                            <w:sz w:val="48"/>
                            <w:szCs w:val="48"/>
                          </w:rPr>
                          <w:t>19Jul20</w:t>
                        </w:r>
                        <w:r w:rsidR="00D46EE5">
                          <w:rPr>
                            <w:b/>
                            <w:bCs/>
                            <w:i/>
                            <w:iCs/>
                            <w:color w:val="000000" w:themeColor="text1"/>
                            <w:sz w:val="48"/>
                            <w:szCs w:val="48"/>
                          </w:rPr>
                          <w:t>25</w:t>
                        </w:r>
                        <w:r w:rsidR="00D46EE5">
                          <w:rPr>
                            <w:b/>
                            <w:bCs/>
                            <w:i/>
                            <w:iCs/>
                            <w:color w:val="000000" w:themeColor="text1"/>
                            <w:sz w:val="48"/>
                            <w:szCs w:val="48"/>
                          </w:rPr>
                          <w:t xml:space="preserve"> </w:t>
                        </w:r>
                      </w:ins>
                      <w:r>
                        <w:rPr>
                          <w:b/>
                          <w:bCs/>
                          <w:i/>
                          <w:iCs/>
                          <w:color w:val="000000" w:themeColor="text1"/>
                          <w:sz w:val="48"/>
                          <w:szCs w:val="48"/>
                        </w:rPr>
                        <w:t>A</w:t>
                      </w:r>
                    </w:p>
                    <w:p w14:paraId="30C1651A" w14:textId="77777777" w:rsidR="009E1F2B" w:rsidRDefault="009E1F2B" w:rsidP="00C45676"/>
                  </w:txbxContent>
                </v:textbox>
                <w10:wrap type="square" anchorx="page" anchory="page"/>
              </v:shape>
            </w:pict>
          </mc:Fallback>
        </mc:AlternateContent>
      </w:r>
      <w:r>
        <w:rPr>
          <w:noProof/>
          <w:sz w:val="2"/>
        </w:rPr>
        <mc:AlternateContent>
          <mc:Choice Requires="wps">
            <w:drawing>
              <wp:anchor distT="0" distB="0" distL="114300" distR="114300" simplePos="0" relativeHeight="251665408" behindDoc="0" locked="0" layoutInCell="1" allowOverlap="1" wp14:anchorId="2BFAE752" wp14:editId="38C157AA">
                <wp:simplePos x="0" y="0"/>
                <wp:positionH relativeFrom="page">
                  <wp:align>right</wp:align>
                </wp:positionH>
                <wp:positionV relativeFrom="page">
                  <wp:posOffset>4714504</wp:posOffset>
                </wp:positionV>
                <wp:extent cx="7775072" cy="86614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5072" cy="86614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0E917F7" w14:textId="77777777" w:rsidR="009E1F2B" w:rsidRDefault="009E1F2B" w:rsidP="00C45676">
                            <w:pPr>
                              <w:rPr>
                                <w:rFonts w:ascii="Tahoma" w:hAnsi="Tahoma" w:cs="Tahoma"/>
                                <w:b/>
                                <w:bCs/>
                                <w:sz w:val="30"/>
                                <w:szCs w:val="30"/>
                              </w:rPr>
                            </w:pPr>
                          </w:p>
                          <w:p w14:paraId="69494AA0" w14:textId="1D032F61" w:rsidR="009E1F2B" w:rsidRPr="00594BA6" w:rsidRDefault="00000000" w:rsidP="00C45676">
                            <w:pPr>
                              <w:pStyle w:val="NoSpacing"/>
                              <w:spacing w:before="120"/>
                              <w:rPr>
                                <w:rFonts w:ascii="Cambria" w:hAnsi="Cambria"/>
                                <w:sz w:val="36"/>
                                <w:szCs w:val="36"/>
                              </w:rPr>
                            </w:pPr>
                            <w:sdt>
                              <w:sdtPr>
                                <w:rPr>
                                  <w:rFonts w:ascii="Cambria" w:hAnsi="Cambria"/>
                                  <w:b/>
                                  <w:color w:val="000000" w:themeColor="text1"/>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E1F2B" w:rsidRPr="00C45676">
                                  <w:rPr>
                                    <w:rFonts w:ascii="Cambria" w:hAnsi="Cambria"/>
                                    <w:b/>
                                    <w:color w:val="000000" w:themeColor="text1"/>
                                    <w:sz w:val="48"/>
                                    <w:szCs w:val="48"/>
                                  </w:rPr>
                                  <w:t>Hardening and UAT Document</w:t>
                                </w:r>
                              </w:sdtContent>
                            </w:sdt>
                            <w:r w:rsidR="009E1F2B" w:rsidRPr="00594BA6">
                              <w:rPr>
                                <w:rFonts w:ascii="Cambria" w:hAnsi="Cambria"/>
                                <w:noProof/>
                              </w:rPr>
                              <w:t xml:space="preserve"> </w:t>
                            </w:r>
                          </w:p>
                          <w:p w14:paraId="3BC0CB8B" w14:textId="77777777" w:rsidR="009E1F2B" w:rsidRPr="00594BA6" w:rsidRDefault="009E1F2B" w:rsidP="00C45676"/>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FAE752" id="Text Box 29" o:spid="_x0000_s1027" type="#_x0000_t202" style="position:absolute;margin-left:561pt;margin-top:371.2pt;width:612.2pt;height:68.2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" fillcolor="#4472c4 [3204]" stroked="f">
                <v:fill opacity="32896f"/>
                <v:textbox inset="126pt,0,54pt,0">
                  <w:txbxContent>
                    <w:p w14:paraId="60E917F7" w14:textId="77777777" w:rsidR="009E1F2B" w:rsidRDefault="009E1F2B" w:rsidP="00C45676">
                      <w:pPr>
                        <w:rPr>
                          <w:rFonts w:ascii="Tahoma" w:hAnsi="Tahoma" w:cs="Tahoma"/>
                          <w:b/>
                          <w:bCs/>
                          <w:sz w:val="30"/>
                          <w:szCs w:val="30"/>
                        </w:rPr>
                      </w:pPr>
                    </w:p>
                    <w:p w14:paraId="69494AA0" w14:textId="1D032F61" w:rsidR="009E1F2B" w:rsidRPr="00594BA6" w:rsidRDefault="009E1F2B" w:rsidP="00C45676">
                      <w:pPr>
                        <w:pStyle w:val="NoSpacing"/>
                        <w:spacing w:before="120"/>
                        <w:rPr>
                          <w:rFonts w:ascii="Cambria" w:hAnsi="Cambria"/>
                          <w:sz w:val="36"/>
                          <w:szCs w:val="36"/>
                        </w:rPr>
                      </w:pPr>
                      <w:sdt>
                        <w:sdtPr>
                          <w:rPr>
                            <w:rFonts w:ascii="Cambria" w:hAnsi="Cambria"/>
                            <w:b/>
                            <w:color w:val="000000" w:themeColor="text1"/>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45676">
                            <w:rPr>
                              <w:rFonts w:ascii="Cambria" w:hAnsi="Cambria"/>
                              <w:b/>
                              <w:color w:val="000000" w:themeColor="text1"/>
                              <w:sz w:val="48"/>
                              <w:szCs w:val="48"/>
                            </w:rPr>
                            <w:t>Hardening and UAT Document</w:t>
                          </w:r>
                        </w:sdtContent>
                      </w:sdt>
                      <w:r w:rsidRPr="00594BA6">
                        <w:rPr>
                          <w:rFonts w:ascii="Cambria" w:hAnsi="Cambria"/>
                          <w:noProof/>
                        </w:rPr>
                        <w:t xml:space="preserve"> </w:t>
                      </w:r>
                    </w:p>
                    <w:p w14:paraId="3BC0CB8B" w14:textId="77777777" w:rsidR="009E1F2B" w:rsidRPr="00594BA6" w:rsidRDefault="009E1F2B" w:rsidP="00C45676"/>
                  </w:txbxContent>
                </v:textbox>
                <w10:wrap type="square" anchorx="page" anchory="page"/>
              </v:shape>
            </w:pict>
          </mc:Fallback>
        </mc:AlternateContent>
      </w:r>
      <w:r>
        <w:rPr>
          <w:noProof/>
          <w:sz w:val="2"/>
        </w:rPr>
        <mc:AlternateContent>
          <mc:Choice Requires="wps">
            <w:drawing>
              <wp:anchor distT="0" distB="0" distL="114300" distR="114300" simplePos="0" relativeHeight="251663360" behindDoc="0" locked="0" layoutInCell="1" allowOverlap="1" wp14:anchorId="53EBE843" wp14:editId="6D1DB37F">
                <wp:simplePos x="0" y="0"/>
                <wp:positionH relativeFrom="page">
                  <wp:align>right</wp:align>
                </wp:positionH>
                <wp:positionV relativeFrom="page">
                  <wp:posOffset>3028208</wp:posOffset>
                </wp:positionV>
                <wp:extent cx="6955939" cy="2566670"/>
                <wp:effectExtent l="0" t="0" r="0" b="508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939" cy="2566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A8EF66E" w14:textId="368C6CDC" w:rsidR="009E1F2B" w:rsidRDefault="009E1F2B" w:rsidP="00C45676">
                            <w:pPr>
                              <w:pStyle w:val="NoSpacing"/>
                              <w:rPr>
                                <w:rFonts w:asciiTheme="majorHAnsi" w:eastAsiaTheme="majorEastAsia" w:hAnsiTheme="majorHAnsi" w:cstheme="majorBidi"/>
                                <w:caps/>
                                <w:color w:val="8496B0" w:themeColor="text2" w:themeTint="99"/>
                                <w:sz w:val="68"/>
                                <w:szCs w:val="68"/>
                              </w:rPr>
                            </w:pPr>
                            <w:r w:rsidRPr="006A7ADD">
                              <w:rPr>
                                <w:rFonts w:ascii="Rockwell Extra Bold" w:hAnsi="Rockwell Extra Bold"/>
                                <w:b/>
                                <w:bCs/>
                                <w:smallCaps/>
                                <w:sz w:val="68"/>
                                <w:szCs w:val="68"/>
                              </w:rPr>
                              <w:cr/>
                            </w:r>
                            <w:r w:rsidRPr="00594BA6">
                              <w:rPr>
                                <w:rFonts w:asciiTheme="majorHAnsi" w:eastAsiaTheme="majorEastAsia" w:hAnsiTheme="majorHAnsi" w:cstheme="majorBidi"/>
                                <w:caps/>
                                <w:color w:val="8496B0" w:themeColor="text2" w:themeTint="99"/>
                                <w:sz w:val="64"/>
                                <w:szCs w:val="64"/>
                              </w:rPr>
                              <w:t xml:space="preserve"> </w:t>
                            </w:r>
                            <w:sdt>
                              <w:sdtPr>
                                <w:rPr>
                                  <w:rFonts w:ascii="Cambria" w:eastAsiaTheme="majorEastAsia" w:hAnsi="Cambria" w:cstheme="majorBidi"/>
                                  <w:b/>
                                  <w:caps/>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r>
                                  <w:rPr>
                                    <w:rFonts w:ascii="Cambria" w:eastAsiaTheme="majorEastAsia" w:hAnsi="Cambria" w:cstheme="majorBidi"/>
                                    <w:b/>
                                    <w:caps/>
                                    <w:sz w:val="56"/>
                                    <w:szCs w:val="56"/>
                                  </w:rPr>
                                  <w:t>JGPC Server and Client Security hardening and UAT</w:t>
                                </w:r>
                              </w:sdtContent>
                            </w:sdt>
                          </w:p>
                          <w:p w14:paraId="1990C03E" w14:textId="77777777" w:rsidR="009E1F2B" w:rsidRPr="00C52445" w:rsidRDefault="009E1F2B" w:rsidP="00C45676">
                            <w:pPr>
                              <w:pStyle w:val="NoSpacing"/>
                              <w:rPr>
                                <w:rFonts w:ascii="Cambria" w:eastAsiaTheme="majorEastAsia" w:hAnsi="Cambria" w:cstheme="majorBidi"/>
                                <w:caps/>
                                <w:sz w:val="56"/>
                                <w:szCs w:val="56"/>
                              </w:rPr>
                            </w:pPr>
                          </w:p>
                          <w:p w14:paraId="612BBBAD" w14:textId="77777777" w:rsidR="009E1F2B" w:rsidRPr="006A7ADD" w:rsidRDefault="009E1F2B" w:rsidP="00C45676">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wps:txbx>
                      <wps:bodyPr rot="0" vert="horz" wrap="square" lIns="1600200" tIns="0" rIns="68580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53EBE843" id="Text Box 28" o:spid="_x0000_s1028" type="#_x0000_t202" style="position:absolute;margin-left:496.5pt;margin-top:238.45pt;width:547.7pt;height:202.1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" filled="f" stroked="f" strokeweight=".5pt">
                <v:textbox inset="126pt,0,54pt,0">
                  <w:txbxContent>
                    <w:p w14:paraId="3A8EF66E" w14:textId="368C6CDC" w:rsidR="009E1F2B" w:rsidRDefault="009E1F2B" w:rsidP="00C45676">
                      <w:pPr>
                        <w:pStyle w:val="NoSpacing"/>
                        <w:rPr>
                          <w:rFonts w:asciiTheme="majorHAnsi" w:eastAsiaTheme="majorEastAsia" w:hAnsiTheme="majorHAnsi" w:cstheme="majorBidi"/>
                          <w:caps/>
                          <w:color w:val="8496B0" w:themeColor="text2" w:themeTint="99"/>
                          <w:sz w:val="68"/>
                          <w:szCs w:val="68"/>
                        </w:rPr>
                      </w:pPr>
                      <w:r w:rsidRPr="006A7ADD">
                        <w:rPr>
                          <w:rFonts w:ascii="Rockwell Extra Bold" w:hAnsi="Rockwell Extra Bold"/>
                          <w:b/>
                          <w:bCs/>
                          <w:smallCaps/>
                          <w:sz w:val="68"/>
                          <w:szCs w:val="68"/>
                        </w:rPr>
                        <w:cr/>
                      </w:r>
                      <w:r w:rsidRPr="00594BA6">
                        <w:rPr>
                          <w:rFonts w:asciiTheme="majorHAnsi" w:eastAsiaTheme="majorEastAsia" w:hAnsiTheme="majorHAnsi" w:cstheme="majorBidi"/>
                          <w:caps/>
                          <w:color w:val="8496B0" w:themeColor="text2" w:themeTint="99"/>
                          <w:sz w:val="64"/>
                          <w:szCs w:val="64"/>
                        </w:rPr>
                        <w:t xml:space="preserve"> </w:t>
                      </w:r>
                      <w:sdt>
                        <w:sdtPr>
                          <w:rPr>
                            <w:rFonts w:ascii="Cambria" w:eastAsiaTheme="majorEastAsia" w:hAnsi="Cambria" w:cstheme="majorBidi"/>
                            <w:b/>
                            <w:caps/>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r>
                            <w:rPr>
                              <w:rFonts w:ascii="Cambria" w:eastAsiaTheme="majorEastAsia" w:hAnsi="Cambria" w:cstheme="majorBidi"/>
                              <w:b/>
                              <w:caps/>
                              <w:sz w:val="56"/>
                              <w:szCs w:val="56"/>
                            </w:rPr>
                            <w:t>JGPC Server and Client Security hardening and UAT</w:t>
                          </w:r>
                        </w:sdtContent>
                      </w:sdt>
                    </w:p>
                    <w:p w14:paraId="1990C03E" w14:textId="77777777" w:rsidR="009E1F2B" w:rsidRPr="00C52445" w:rsidRDefault="009E1F2B" w:rsidP="00C45676">
                      <w:pPr>
                        <w:pStyle w:val="NoSpacing"/>
                        <w:rPr>
                          <w:rFonts w:ascii="Cambria" w:eastAsiaTheme="majorEastAsia" w:hAnsi="Cambria" w:cstheme="majorBidi"/>
                          <w:caps/>
                          <w:sz w:val="56"/>
                          <w:szCs w:val="56"/>
                        </w:rPr>
                      </w:pPr>
                    </w:p>
                    <w:p w14:paraId="612BBBAD" w14:textId="77777777" w:rsidR="009E1F2B" w:rsidRPr="006A7ADD" w:rsidRDefault="009E1F2B" w:rsidP="00C45676">
                      <w:pPr>
                        <w:pStyle w:val="NoSpacing"/>
                        <w:rPr>
                          <w:rFonts w:ascii="Rockwell Extra Bold" w:hAnsi="Rockwell Extra Bold"/>
                          <w:b/>
                          <w:bCs/>
                          <w:smallCaps/>
                          <w:sz w:val="68"/>
                          <w:szCs w:val="68"/>
                        </w:rPr>
                      </w:pPr>
                      <w:r w:rsidRPr="006A7ADD">
                        <w:rPr>
                          <w:rFonts w:asciiTheme="majorHAnsi" w:eastAsiaTheme="majorEastAsia" w:hAnsiTheme="majorHAnsi" w:cstheme="majorBidi"/>
                          <w:b/>
                          <w:caps/>
                          <w:sz w:val="68"/>
                          <w:szCs w:val="68"/>
                        </w:rPr>
                        <w:t xml:space="preserve"> </w:t>
                      </w:r>
                    </w:p>
                  </w:txbxContent>
                </v:textbox>
                <w10:wrap type="square" anchorx="page" anchory="page"/>
              </v:shape>
            </w:pict>
          </mc:Fallback>
        </mc:AlternateContent>
      </w:r>
    </w:p>
    <w:p w14:paraId="7EC304E7" w14:textId="538FD604" w:rsidR="00C45676" w:rsidRDefault="00C45676"/>
    <w:p w14:paraId="0B2E9237" w14:textId="05149BB7" w:rsidR="00C45676" w:rsidRDefault="00C45676"/>
    <w:p w14:paraId="24D7A94F" w14:textId="205D961B" w:rsidR="00C45676" w:rsidRDefault="00C45676"/>
    <w:p w14:paraId="541F3CAE" w14:textId="1D576BEE" w:rsidR="00C45676" w:rsidRDefault="00C45676"/>
    <w:p w14:paraId="235D74E1" w14:textId="3E2DB981" w:rsidR="00C45676" w:rsidRDefault="00C45676"/>
    <w:p w14:paraId="332A855A" w14:textId="77777777" w:rsidR="00C45676" w:rsidRDefault="00C45676"/>
    <w:p w14:paraId="28717FCA" w14:textId="77777777" w:rsidR="00C45676" w:rsidRDefault="00C45676"/>
    <w:p w14:paraId="282BDC14" w14:textId="77777777" w:rsidR="00C45676" w:rsidRDefault="00C45676"/>
    <w:p w14:paraId="583991AF" w14:textId="77777777" w:rsidR="00C45676" w:rsidRDefault="00C45676"/>
    <w:p w14:paraId="3BE73715" w14:textId="77777777" w:rsidR="00C45676" w:rsidRDefault="00C45676"/>
    <w:p w14:paraId="3A4A9EE2" w14:textId="5C666C7E" w:rsidR="003A20B3" w:rsidRDefault="00650B28">
      <w:r>
        <w:lastRenderedPageBreak/>
        <w:t>Document Control</w:t>
      </w:r>
    </w:p>
    <w:tbl>
      <w:tblPr>
        <w:tblStyle w:val="TableGrid"/>
        <w:tblW w:w="0" w:type="auto"/>
        <w:tblLook w:val="04A0" w:firstRow="1" w:lastRow="0" w:firstColumn="1" w:lastColumn="0" w:noHBand="0" w:noVBand="1"/>
      </w:tblPr>
      <w:tblGrid>
        <w:gridCol w:w="3116"/>
        <w:gridCol w:w="3117"/>
        <w:gridCol w:w="3117"/>
      </w:tblGrid>
      <w:tr w:rsidR="00650B28" w14:paraId="60950D28" w14:textId="77777777" w:rsidTr="00650B28">
        <w:tc>
          <w:tcPr>
            <w:tcW w:w="3116" w:type="dxa"/>
          </w:tcPr>
          <w:p w14:paraId="5BBE1F5D" w14:textId="77777777" w:rsidR="00650B28" w:rsidRPr="003A3F39" w:rsidRDefault="00650B28">
            <w:pPr>
              <w:rPr>
                <w:b/>
              </w:rPr>
            </w:pPr>
            <w:r w:rsidRPr="003A3F39">
              <w:rPr>
                <w:b/>
              </w:rPr>
              <w:t xml:space="preserve">Action </w:t>
            </w:r>
          </w:p>
        </w:tc>
        <w:tc>
          <w:tcPr>
            <w:tcW w:w="3117" w:type="dxa"/>
          </w:tcPr>
          <w:p w14:paraId="27C615C4" w14:textId="77777777" w:rsidR="00650B28" w:rsidRPr="003A3F39" w:rsidRDefault="00650B28">
            <w:pPr>
              <w:rPr>
                <w:b/>
              </w:rPr>
            </w:pPr>
            <w:r w:rsidRPr="003A3F39">
              <w:rPr>
                <w:b/>
              </w:rPr>
              <w:t>Name</w:t>
            </w:r>
          </w:p>
        </w:tc>
        <w:tc>
          <w:tcPr>
            <w:tcW w:w="3117" w:type="dxa"/>
          </w:tcPr>
          <w:p w14:paraId="753DD804" w14:textId="77777777" w:rsidR="00650B28" w:rsidRPr="003A3F39" w:rsidRDefault="00650B28">
            <w:pPr>
              <w:rPr>
                <w:b/>
              </w:rPr>
            </w:pPr>
            <w:r w:rsidRPr="003A3F39">
              <w:rPr>
                <w:b/>
              </w:rPr>
              <w:t>Date</w:t>
            </w:r>
          </w:p>
        </w:tc>
      </w:tr>
      <w:tr w:rsidR="00650B28" w14:paraId="32BC26EB" w14:textId="77777777" w:rsidTr="00650B28">
        <w:tc>
          <w:tcPr>
            <w:tcW w:w="3116" w:type="dxa"/>
          </w:tcPr>
          <w:p w14:paraId="5126B389" w14:textId="77777777" w:rsidR="00650B28" w:rsidRDefault="00760DBF">
            <w:r>
              <w:t>Author</w:t>
            </w:r>
          </w:p>
        </w:tc>
        <w:tc>
          <w:tcPr>
            <w:tcW w:w="3117" w:type="dxa"/>
          </w:tcPr>
          <w:p w14:paraId="54C28036" w14:textId="095FC4EE" w:rsidR="00650B28" w:rsidRDefault="007D132F">
            <w:del w:id="5" w:author="Info Desk" w:date="2026-05-21T08:01:00Z" w16du:dateUtc="2026-05-21T12:01:00Z">
              <w:r w:rsidDel="00D46EE5">
                <w:delText>Godfrey Sigamonie / Bipin Sinhaa</w:delText>
              </w:r>
            </w:del>
          </w:p>
        </w:tc>
        <w:tc>
          <w:tcPr>
            <w:tcW w:w="3117" w:type="dxa"/>
          </w:tcPr>
          <w:p w14:paraId="44BD719B" w14:textId="39E51C3D" w:rsidR="00650B28" w:rsidRDefault="007D132F">
            <w:del w:id="6" w:author="Info Desk" w:date="2026-05-21T08:01:00Z" w16du:dateUtc="2026-05-21T12:01:00Z">
              <w:r w:rsidDel="00D46EE5">
                <w:delText>21</w:delText>
              </w:r>
              <w:r w:rsidR="00A34D50" w:rsidRPr="00A34D50" w:rsidDel="00D46EE5">
                <w:rPr>
                  <w:vertAlign w:val="superscript"/>
                </w:rPr>
                <w:delText>th</w:delText>
              </w:r>
              <w:r w:rsidR="00A34D50" w:rsidDel="00D46EE5">
                <w:delText xml:space="preserve"> June</w:delText>
              </w:r>
              <w:r w:rsidDel="00D46EE5">
                <w:delText xml:space="preserve"> 2019</w:delText>
              </w:r>
            </w:del>
          </w:p>
        </w:tc>
      </w:tr>
      <w:tr w:rsidR="00C41B9E" w14:paraId="03682FE1" w14:textId="77777777" w:rsidTr="00650B28">
        <w:tc>
          <w:tcPr>
            <w:tcW w:w="3116" w:type="dxa"/>
          </w:tcPr>
          <w:p w14:paraId="772DD684" w14:textId="41CB8284" w:rsidR="00C41B9E" w:rsidRDefault="00C45676">
            <w:r>
              <w:t>Author</w:t>
            </w:r>
          </w:p>
        </w:tc>
        <w:tc>
          <w:tcPr>
            <w:tcW w:w="3117" w:type="dxa"/>
          </w:tcPr>
          <w:p w14:paraId="348B7B4B" w14:textId="3A12A126" w:rsidR="00C41B9E" w:rsidRDefault="00C45676">
            <w:del w:id="7" w:author="Info Desk" w:date="2026-05-21T08:01:00Z" w16du:dateUtc="2026-05-21T12:01:00Z">
              <w:r w:rsidDel="00D46EE5">
                <w:delText>Bipin</w:delText>
              </w:r>
            </w:del>
          </w:p>
        </w:tc>
        <w:tc>
          <w:tcPr>
            <w:tcW w:w="3117" w:type="dxa"/>
          </w:tcPr>
          <w:p w14:paraId="6605B11A" w14:textId="5F41208C" w:rsidR="00C41B9E" w:rsidRDefault="00C45676" w:rsidP="00C41B9E">
            <w:del w:id="8" w:author="Info Desk" w:date="2026-05-21T08:01:00Z" w16du:dateUtc="2026-05-21T12:01:00Z">
              <w:r w:rsidDel="00D46EE5">
                <w:delText>18</w:delText>
              </w:r>
              <w:r w:rsidRPr="00C45676" w:rsidDel="00D46EE5">
                <w:rPr>
                  <w:vertAlign w:val="superscript"/>
                </w:rPr>
                <w:delText>th</w:delText>
              </w:r>
              <w:r w:rsidDel="00D46EE5">
                <w:delText xml:space="preserve"> July 2019</w:delText>
              </w:r>
            </w:del>
          </w:p>
        </w:tc>
      </w:tr>
      <w:tr w:rsidR="00C45676" w14:paraId="17475192" w14:textId="77777777" w:rsidTr="00650B28">
        <w:tc>
          <w:tcPr>
            <w:tcW w:w="3116" w:type="dxa"/>
          </w:tcPr>
          <w:p w14:paraId="4F0180C3" w14:textId="07B7FDAE" w:rsidR="00C45676" w:rsidRDefault="00C45676" w:rsidP="00C45676">
            <w:r>
              <w:t>Author</w:t>
            </w:r>
          </w:p>
        </w:tc>
        <w:tc>
          <w:tcPr>
            <w:tcW w:w="3117" w:type="dxa"/>
          </w:tcPr>
          <w:p w14:paraId="07B59142" w14:textId="77BCFB9A" w:rsidR="00C45676" w:rsidRDefault="00C45676" w:rsidP="00C45676">
            <w:del w:id="9" w:author="Info Desk" w:date="2026-05-21T08:01:00Z" w16du:dateUtc="2026-05-21T12:01:00Z">
              <w:r w:rsidDel="00D46EE5">
                <w:delText>SYED SAJID</w:delText>
              </w:r>
            </w:del>
          </w:p>
        </w:tc>
        <w:tc>
          <w:tcPr>
            <w:tcW w:w="3117" w:type="dxa"/>
          </w:tcPr>
          <w:p w14:paraId="5B925157" w14:textId="7A5757D1" w:rsidR="00C45676" w:rsidRDefault="00C45676" w:rsidP="00C45676">
            <w:del w:id="10" w:author="Info Desk" w:date="2026-05-21T08:01:00Z" w16du:dateUtc="2026-05-21T12:01:00Z">
              <w:r w:rsidDel="00D46EE5">
                <w:delText>19</w:delText>
              </w:r>
              <w:r w:rsidRPr="00C45676" w:rsidDel="00D46EE5">
                <w:rPr>
                  <w:vertAlign w:val="superscript"/>
                </w:rPr>
                <w:delText>th</w:delText>
              </w:r>
              <w:r w:rsidDel="00D46EE5">
                <w:delText xml:space="preserve"> July 2019</w:delText>
              </w:r>
            </w:del>
          </w:p>
        </w:tc>
      </w:tr>
    </w:tbl>
    <w:p w14:paraId="786514BD" w14:textId="77777777" w:rsidR="003A3F39" w:rsidRDefault="003A3F39">
      <w:r>
        <w:t xml:space="preserve">Version </w:t>
      </w:r>
    </w:p>
    <w:tbl>
      <w:tblPr>
        <w:tblStyle w:val="TableGrid"/>
        <w:tblW w:w="0" w:type="auto"/>
        <w:tblLook w:val="04A0" w:firstRow="1" w:lastRow="0" w:firstColumn="1" w:lastColumn="0" w:noHBand="0" w:noVBand="1"/>
      </w:tblPr>
      <w:tblGrid>
        <w:gridCol w:w="1870"/>
        <w:gridCol w:w="1870"/>
        <w:gridCol w:w="1870"/>
        <w:gridCol w:w="1870"/>
        <w:gridCol w:w="1870"/>
      </w:tblGrid>
      <w:tr w:rsidR="003A3F39" w14:paraId="7778DA74" w14:textId="77777777" w:rsidTr="003A3F39">
        <w:tc>
          <w:tcPr>
            <w:tcW w:w="1870" w:type="dxa"/>
          </w:tcPr>
          <w:p w14:paraId="58D990DE" w14:textId="77777777" w:rsidR="003A3F39" w:rsidRPr="000E0F9A" w:rsidRDefault="003A3F39">
            <w:pPr>
              <w:rPr>
                <w:b/>
              </w:rPr>
            </w:pPr>
            <w:r w:rsidRPr="000E0F9A">
              <w:rPr>
                <w:b/>
              </w:rPr>
              <w:t>Version</w:t>
            </w:r>
          </w:p>
        </w:tc>
        <w:tc>
          <w:tcPr>
            <w:tcW w:w="1870" w:type="dxa"/>
          </w:tcPr>
          <w:p w14:paraId="2D977861" w14:textId="77777777" w:rsidR="003A3F39" w:rsidRPr="000E0F9A" w:rsidRDefault="003A3F39">
            <w:pPr>
              <w:rPr>
                <w:b/>
              </w:rPr>
            </w:pPr>
            <w:r w:rsidRPr="000E0F9A">
              <w:rPr>
                <w:b/>
              </w:rPr>
              <w:t>Date</w:t>
            </w:r>
          </w:p>
        </w:tc>
        <w:tc>
          <w:tcPr>
            <w:tcW w:w="1870" w:type="dxa"/>
          </w:tcPr>
          <w:p w14:paraId="26F1F203" w14:textId="77777777" w:rsidR="003A3F39" w:rsidRPr="000E0F9A" w:rsidRDefault="003A3F39">
            <w:pPr>
              <w:rPr>
                <w:b/>
              </w:rPr>
            </w:pPr>
            <w:r w:rsidRPr="000E0F9A">
              <w:rPr>
                <w:b/>
              </w:rPr>
              <w:t>Change</w:t>
            </w:r>
          </w:p>
        </w:tc>
        <w:tc>
          <w:tcPr>
            <w:tcW w:w="1870" w:type="dxa"/>
          </w:tcPr>
          <w:p w14:paraId="2ADE2F96" w14:textId="77777777" w:rsidR="003A3F39" w:rsidRPr="000E0F9A" w:rsidRDefault="003A3F39">
            <w:pPr>
              <w:rPr>
                <w:b/>
              </w:rPr>
            </w:pPr>
            <w:r w:rsidRPr="000E0F9A">
              <w:rPr>
                <w:b/>
              </w:rPr>
              <w:t>Affected Pages</w:t>
            </w:r>
          </w:p>
        </w:tc>
        <w:tc>
          <w:tcPr>
            <w:tcW w:w="1870" w:type="dxa"/>
          </w:tcPr>
          <w:p w14:paraId="28D466CF" w14:textId="77777777" w:rsidR="003A3F39" w:rsidRPr="000E0F9A" w:rsidRDefault="003A3F39">
            <w:pPr>
              <w:rPr>
                <w:b/>
              </w:rPr>
            </w:pPr>
            <w:r w:rsidRPr="000E0F9A">
              <w:rPr>
                <w:b/>
              </w:rPr>
              <w:t>Remark</w:t>
            </w:r>
          </w:p>
        </w:tc>
      </w:tr>
      <w:tr w:rsidR="00C45676" w14:paraId="09E026DC" w14:textId="77777777" w:rsidTr="003A3F39">
        <w:tc>
          <w:tcPr>
            <w:tcW w:w="1870" w:type="dxa"/>
          </w:tcPr>
          <w:p w14:paraId="72618A60" w14:textId="7363421C" w:rsidR="00C45676" w:rsidRDefault="00C45676" w:rsidP="00C45676">
            <w:r>
              <w:t>1.0</w:t>
            </w:r>
          </w:p>
        </w:tc>
        <w:tc>
          <w:tcPr>
            <w:tcW w:w="1870" w:type="dxa"/>
          </w:tcPr>
          <w:p w14:paraId="230676FE" w14:textId="714A9851" w:rsidR="00C45676" w:rsidRDefault="00C45676" w:rsidP="00C45676">
            <w:del w:id="11" w:author="Info Desk" w:date="2026-05-21T08:01:00Z" w16du:dateUtc="2026-05-21T12:01:00Z">
              <w:r w:rsidDel="00D46EE5">
                <w:delText>28</w:delText>
              </w:r>
              <w:r w:rsidRPr="00A34D50" w:rsidDel="00D46EE5">
                <w:rPr>
                  <w:vertAlign w:val="superscript"/>
                </w:rPr>
                <w:delText>th</w:delText>
              </w:r>
              <w:r w:rsidDel="00D46EE5">
                <w:delText xml:space="preserve"> June 2019</w:delText>
              </w:r>
            </w:del>
          </w:p>
        </w:tc>
        <w:tc>
          <w:tcPr>
            <w:tcW w:w="1870" w:type="dxa"/>
          </w:tcPr>
          <w:p w14:paraId="4A0FBA53" w14:textId="77777777" w:rsidR="00C45676" w:rsidRDefault="00C45676" w:rsidP="00C45676"/>
        </w:tc>
        <w:tc>
          <w:tcPr>
            <w:tcW w:w="1870" w:type="dxa"/>
          </w:tcPr>
          <w:p w14:paraId="586BEA00" w14:textId="77777777" w:rsidR="00C45676" w:rsidRDefault="00C45676" w:rsidP="00C45676"/>
        </w:tc>
        <w:tc>
          <w:tcPr>
            <w:tcW w:w="1870" w:type="dxa"/>
          </w:tcPr>
          <w:p w14:paraId="3EFCF8C3" w14:textId="77777777" w:rsidR="00C45676" w:rsidRDefault="00C45676" w:rsidP="00C45676"/>
        </w:tc>
      </w:tr>
      <w:tr w:rsidR="00C45676" w14:paraId="761D8E6E" w14:textId="77777777" w:rsidTr="003A3F39">
        <w:tc>
          <w:tcPr>
            <w:tcW w:w="1870" w:type="dxa"/>
          </w:tcPr>
          <w:p w14:paraId="4BC7A92E" w14:textId="40F77B95" w:rsidR="00C45676" w:rsidRDefault="00C45676" w:rsidP="00C45676">
            <w:r>
              <w:t>2.0</w:t>
            </w:r>
          </w:p>
        </w:tc>
        <w:tc>
          <w:tcPr>
            <w:tcW w:w="1870" w:type="dxa"/>
          </w:tcPr>
          <w:p w14:paraId="45B23010" w14:textId="70B223F4" w:rsidR="00C45676" w:rsidRDefault="00C45676" w:rsidP="00C45676">
            <w:del w:id="12" w:author="Info Desk" w:date="2026-05-21T08:01:00Z" w16du:dateUtc="2026-05-21T12:01:00Z">
              <w:r w:rsidDel="00D46EE5">
                <w:delText>18</w:delText>
              </w:r>
              <w:r w:rsidRPr="00317A17" w:rsidDel="00D46EE5">
                <w:rPr>
                  <w:vertAlign w:val="superscript"/>
                </w:rPr>
                <w:delText>th</w:delText>
              </w:r>
              <w:r w:rsidDel="00D46EE5">
                <w:delText xml:space="preserve"> July 2019</w:delText>
              </w:r>
            </w:del>
          </w:p>
        </w:tc>
        <w:tc>
          <w:tcPr>
            <w:tcW w:w="1870" w:type="dxa"/>
          </w:tcPr>
          <w:p w14:paraId="5FEAB44C" w14:textId="4056600B" w:rsidR="00C45676" w:rsidRDefault="00C45676" w:rsidP="00C45676">
            <w:r>
              <w:t xml:space="preserve">Updated  </w:t>
            </w:r>
          </w:p>
        </w:tc>
        <w:tc>
          <w:tcPr>
            <w:tcW w:w="1870" w:type="dxa"/>
          </w:tcPr>
          <w:p w14:paraId="4A13A352" w14:textId="77777777" w:rsidR="00C45676" w:rsidRDefault="00C45676" w:rsidP="00C45676"/>
        </w:tc>
        <w:tc>
          <w:tcPr>
            <w:tcW w:w="1870" w:type="dxa"/>
          </w:tcPr>
          <w:p w14:paraId="6E6D6737" w14:textId="77777777" w:rsidR="00C45676" w:rsidRDefault="00C45676" w:rsidP="00C45676"/>
        </w:tc>
      </w:tr>
      <w:tr w:rsidR="00C45676" w14:paraId="1B40EBC5" w14:textId="77777777" w:rsidTr="003A3F39">
        <w:tc>
          <w:tcPr>
            <w:tcW w:w="1870" w:type="dxa"/>
          </w:tcPr>
          <w:p w14:paraId="773F8D7A" w14:textId="6948E5B6" w:rsidR="00C45676" w:rsidRDefault="00C45676" w:rsidP="00C45676">
            <w:r>
              <w:t>3.0</w:t>
            </w:r>
          </w:p>
        </w:tc>
        <w:tc>
          <w:tcPr>
            <w:tcW w:w="1870" w:type="dxa"/>
          </w:tcPr>
          <w:p w14:paraId="5C236D11" w14:textId="54D05470" w:rsidR="00C45676" w:rsidRDefault="00C45676" w:rsidP="00C45676">
            <w:del w:id="13" w:author="Info Desk" w:date="2026-05-21T08:01:00Z" w16du:dateUtc="2026-05-21T12:01:00Z">
              <w:r w:rsidDel="00D46EE5">
                <w:delText>19</w:delText>
              </w:r>
              <w:r w:rsidRPr="00317A17" w:rsidDel="00D46EE5">
                <w:rPr>
                  <w:vertAlign w:val="superscript"/>
                </w:rPr>
                <w:delText>th</w:delText>
              </w:r>
              <w:r w:rsidDel="00D46EE5">
                <w:delText xml:space="preserve"> July 2019</w:delText>
              </w:r>
            </w:del>
          </w:p>
        </w:tc>
        <w:tc>
          <w:tcPr>
            <w:tcW w:w="1870" w:type="dxa"/>
          </w:tcPr>
          <w:p w14:paraId="561C06CE" w14:textId="3B7B28FB" w:rsidR="00C45676" w:rsidRDefault="00C45676" w:rsidP="00C45676">
            <w:r>
              <w:t xml:space="preserve">Reviewed and Comments </w:t>
            </w:r>
          </w:p>
        </w:tc>
        <w:tc>
          <w:tcPr>
            <w:tcW w:w="1870" w:type="dxa"/>
          </w:tcPr>
          <w:p w14:paraId="0C3E00AE" w14:textId="77777777" w:rsidR="00C45676" w:rsidRDefault="00C45676" w:rsidP="00C45676"/>
        </w:tc>
        <w:tc>
          <w:tcPr>
            <w:tcW w:w="1870" w:type="dxa"/>
          </w:tcPr>
          <w:p w14:paraId="41ACBFA5" w14:textId="77777777" w:rsidR="00C45676" w:rsidRDefault="00C45676" w:rsidP="00C45676"/>
        </w:tc>
      </w:tr>
    </w:tbl>
    <w:p w14:paraId="24A19B57" w14:textId="77777777" w:rsidR="003A3F39" w:rsidRDefault="003A3F39"/>
    <w:p w14:paraId="66D129FA" w14:textId="77777777" w:rsidR="003A3F39" w:rsidRDefault="001243DA">
      <w:r>
        <w:t>Distribution List</w:t>
      </w:r>
    </w:p>
    <w:tbl>
      <w:tblPr>
        <w:tblStyle w:val="TableGrid"/>
        <w:tblW w:w="0" w:type="auto"/>
        <w:tblLook w:val="04A0" w:firstRow="1" w:lastRow="0" w:firstColumn="1" w:lastColumn="0" w:noHBand="0" w:noVBand="1"/>
      </w:tblPr>
      <w:tblGrid>
        <w:gridCol w:w="3116"/>
        <w:gridCol w:w="3117"/>
        <w:gridCol w:w="3117"/>
      </w:tblGrid>
      <w:tr w:rsidR="001243DA" w14:paraId="06AB5694" w14:textId="77777777" w:rsidTr="001243DA">
        <w:tc>
          <w:tcPr>
            <w:tcW w:w="3116" w:type="dxa"/>
          </w:tcPr>
          <w:p w14:paraId="01443FB4" w14:textId="77777777" w:rsidR="001243DA" w:rsidRDefault="001243DA">
            <w:r>
              <w:t>Name</w:t>
            </w:r>
          </w:p>
        </w:tc>
        <w:tc>
          <w:tcPr>
            <w:tcW w:w="3117" w:type="dxa"/>
          </w:tcPr>
          <w:p w14:paraId="324C94BD" w14:textId="77777777" w:rsidR="001243DA" w:rsidRDefault="001243DA">
            <w:r>
              <w:t>Organization</w:t>
            </w:r>
          </w:p>
        </w:tc>
        <w:tc>
          <w:tcPr>
            <w:tcW w:w="3117" w:type="dxa"/>
          </w:tcPr>
          <w:p w14:paraId="3EF2E0EA" w14:textId="77777777" w:rsidR="001243DA" w:rsidRDefault="001243DA">
            <w:r>
              <w:t>Title</w:t>
            </w:r>
          </w:p>
        </w:tc>
      </w:tr>
      <w:tr w:rsidR="001243DA" w14:paraId="689A19DF" w14:textId="77777777" w:rsidTr="001243DA">
        <w:tc>
          <w:tcPr>
            <w:tcW w:w="3116" w:type="dxa"/>
          </w:tcPr>
          <w:p w14:paraId="76251439" w14:textId="76D02ECB" w:rsidR="001243DA" w:rsidRDefault="001243DA"/>
        </w:tc>
        <w:tc>
          <w:tcPr>
            <w:tcW w:w="3117" w:type="dxa"/>
          </w:tcPr>
          <w:p w14:paraId="0785D236" w14:textId="2030BC1A" w:rsidR="001243DA" w:rsidRDefault="001243DA"/>
        </w:tc>
        <w:tc>
          <w:tcPr>
            <w:tcW w:w="3117" w:type="dxa"/>
          </w:tcPr>
          <w:p w14:paraId="33DE0CB4" w14:textId="0DBA72F0" w:rsidR="001243DA" w:rsidRDefault="001243DA"/>
        </w:tc>
      </w:tr>
      <w:tr w:rsidR="00AB51E4" w14:paraId="3B05D6C7" w14:textId="77777777" w:rsidTr="001243DA">
        <w:tc>
          <w:tcPr>
            <w:tcW w:w="3116" w:type="dxa"/>
          </w:tcPr>
          <w:p w14:paraId="7ADF80F6" w14:textId="77777777" w:rsidR="00AB51E4" w:rsidRDefault="00AB51E4" w:rsidP="00AB51E4"/>
        </w:tc>
        <w:tc>
          <w:tcPr>
            <w:tcW w:w="3117" w:type="dxa"/>
          </w:tcPr>
          <w:p w14:paraId="6B634E5B" w14:textId="77777777" w:rsidR="00AB51E4" w:rsidRDefault="00AB51E4" w:rsidP="00AB51E4"/>
        </w:tc>
        <w:tc>
          <w:tcPr>
            <w:tcW w:w="3117" w:type="dxa"/>
          </w:tcPr>
          <w:p w14:paraId="5BC1F5F6" w14:textId="77777777" w:rsidR="00AB51E4" w:rsidRDefault="00AB51E4" w:rsidP="00AB51E4"/>
        </w:tc>
      </w:tr>
    </w:tbl>
    <w:p w14:paraId="6A0D6629" w14:textId="77777777" w:rsidR="001243DA" w:rsidRDefault="001243DA"/>
    <w:p w14:paraId="1F1512E1" w14:textId="77777777" w:rsidR="00C05565" w:rsidRDefault="00C05565">
      <w:r>
        <w:t>Only Distributed to Distribution List.</w:t>
      </w:r>
    </w:p>
    <w:p w14:paraId="06820F5E" w14:textId="77777777" w:rsidR="001243DA" w:rsidRDefault="001243DA"/>
    <w:p w14:paraId="46944384" w14:textId="77777777" w:rsidR="001243DA" w:rsidRDefault="001243DA"/>
    <w:p w14:paraId="40EF0BE6" w14:textId="77777777" w:rsidR="001243DA" w:rsidRDefault="001243DA"/>
    <w:p w14:paraId="2DA85471" w14:textId="77777777" w:rsidR="001243DA" w:rsidRDefault="001243DA"/>
    <w:p w14:paraId="2DBC3D62" w14:textId="77777777" w:rsidR="001243DA" w:rsidRDefault="001243DA"/>
    <w:p w14:paraId="298B9346" w14:textId="77777777" w:rsidR="001243DA" w:rsidRDefault="001243DA"/>
    <w:p w14:paraId="6A9DA085" w14:textId="77777777" w:rsidR="001243DA" w:rsidRDefault="001243DA"/>
    <w:p w14:paraId="3C240215" w14:textId="77777777" w:rsidR="001243DA" w:rsidRDefault="001243DA"/>
    <w:p w14:paraId="4C70AB75" w14:textId="77777777" w:rsidR="001243DA" w:rsidRDefault="001243DA"/>
    <w:p w14:paraId="196E7A74" w14:textId="77777777" w:rsidR="001243DA" w:rsidRDefault="001243DA"/>
    <w:p w14:paraId="3E5C6A8A" w14:textId="77777777" w:rsidR="001243DA" w:rsidRDefault="001243DA"/>
    <w:p w14:paraId="7A700506" w14:textId="77777777" w:rsidR="001243DA" w:rsidRDefault="001243DA"/>
    <w:p w14:paraId="367DAFAA" w14:textId="54B7FC26" w:rsidR="007D132F" w:rsidRDefault="007D132F">
      <w:r>
        <w:br w:type="page"/>
      </w:r>
    </w:p>
    <w:p w14:paraId="31512AFA" w14:textId="77777777" w:rsidR="001243DA" w:rsidRDefault="001243DA"/>
    <w:sdt>
      <w:sdtPr>
        <w:rPr>
          <w:rFonts w:asciiTheme="minorHAnsi" w:eastAsiaTheme="minorHAnsi" w:hAnsiTheme="minorHAnsi" w:cstheme="minorBidi"/>
          <w:color w:val="auto"/>
          <w:sz w:val="22"/>
          <w:szCs w:val="22"/>
        </w:rPr>
        <w:id w:val="-939298936"/>
        <w:docPartObj>
          <w:docPartGallery w:val="Table of Contents"/>
          <w:docPartUnique/>
        </w:docPartObj>
      </w:sdtPr>
      <w:sdtEndPr>
        <w:rPr>
          <w:b/>
          <w:bCs/>
          <w:noProof/>
        </w:rPr>
      </w:sdtEndPr>
      <w:sdtContent>
        <w:p w14:paraId="07E1C75F" w14:textId="53EDD7D3" w:rsidR="001243DA" w:rsidRDefault="001243DA">
          <w:pPr>
            <w:pStyle w:val="TOCHeading"/>
          </w:pPr>
          <w:r>
            <w:t>Contents</w:t>
          </w:r>
        </w:p>
        <w:p w14:paraId="667DAC37" w14:textId="77777777" w:rsidR="005565FC" w:rsidRPr="005565FC" w:rsidRDefault="005565FC" w:rsidP="005565FC"/>
        <w:p w14:paraId="453275EF" w14:textId="552DDEE0" w:rsidR="00D26351" w:rsidRDefault="001243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4502250" w:history="1">
            <w:r w:rsidR="00D26351" w:rsidRPr="002124EB">
              <w:rPr>
                <w:rStyle w:val="Hyperlink"/>
                <w:b/>
                <w:noProof/>
              </w:rPr>
              <w:t>Introduction</w:t>
            </w:r>
            <w:r w:rsidR="00D26351">
              <w:rPr>
                <w:noProof/>
                <w:webHidden/>
              </w:rPr>
              <w:tab/>
            </w:r>
            <w:r w:rsidR="00D26351">
              <w:rPr>
                <w:noProof/>
                <w:webHidden/>
              </w:rPr>
              <w:fldChar w:fldCharType="begin"/>
            </w:r>
            <w:r w:rsidR="00D26351">
              <w:rPr>
                <w:noProof/>
                <w:webHidden/>
              </w:rPr>
              <w:instrText xml:space="preserve"> PAGEREF _Toc14502250 \h </w:instrText>
            </w:r>
            <w:r w:rsidR="00D26351">
              <w:rPr>
                <w:noProof/>
                <w:webHidden/>
              </w:rPr>
            </w:r>
            <w:r w:rsidR="00D26351">
              <w:rPr>
                <w:noProof/>
                <w:webHidden/>
              </w:rPr>
              <w:fldChar w:fldCharType="separate"/>
            </w:r>
            <w:r w:rsidR="00071CB2">
              <w:rPr>
                <w:noProof/>
                <w:webHidden/>
              </w:rPr>
              <w:t>3</w:t>
            </w:r>
            <w:r w:rsidR="00D26351">
              <w:rPr>
                <w:noProof/>
                <w:webHidden/>
              </w:rPr>
              <w:fldChar w:fldCharType="end"/>
            </w:r>
          </w:hyperlink>
        </w:p>
        <w:p w14:paraId="3BE31CC1" w14:textId="08935BC4" w:rsidR="00D26351" w:rsidRDefault="00D26351">
          <w:pPr>
            <w:pStyle w:val="TOC1"/>
            <w:tabs>
              <w:tab w:val="right" w:leader="dot" w:pos="9350"/>
            </w:tabs>
            <w:rPr>
              <w:rFonts w:eastAsiaTheme="minorEastAsia"/>
              <w:noProof/>
            </w:rPr>
          </w:pPr>
          <w:hyperlink w:anchor="_Toc14502251" w:history="1">
            <w:r w:rsidRPr="002124EB">
              <w:rPr>
                <w:rStyle w:val="Hyperlink"/>
                <w:b/>
                <w:noProof/>
              </w:rPr>
              <w:t>Hardening Tools and Processes</w:t>
            </w:r>
            <w:r>
              <w:rPr>
                <w:noProof/>
                <w:webHidden/>
              </w:rPr>
              <w:tab/>
            </w:r>
            <w:r>
              <w:rPr>
                <w:noProof/>
                <w:webHidden/>
              </w:rPr>
              <w:fldChar w:fldCharType="begin"/>
            </w:r>
            <w:r>
              <w:rPr>
                <w:noProof/>
                <w:webHidden/>
              </w:rPr>
              <w:instrText xml:space="preserve"> PAGEREF _Toc14502251 \h </w:instrText>
            </w:r>
            <w:r>
              <w:rPr>
                <w:noProof/>
                <w:webHidden/>
              </w:rPr>
            </w:r>
            <w:r>
              <w:rPr>
                <w:noProof/>
                <w:webHidden/>
              </w:rPr>
              <w:fldChar w:fldCharType="separate"/>
            </w:r>
            <w:r w:rsidR="00071CB2">
              <w:rPr>
                <w:noProof/>
                <w:webHidden/>
              </w:rPr>
              <w:t>3</w:t>
            </w:r>
            <w:r>
              <w:rPr>
                <w:noProof/>
                <w:webHidden/>
              </w:rPr>
              <w:fldChar w:fldCharType="end"/>
            </w:r>
          </w:hyperlink>
        </w:p>
        <w:p w14:paraId="12D2E42B" w14:textId="50B1C5F5" w:rsidR="00D26351" w:rsidRDefault="00D26351">
          <w:pPr>
            <w:pStyle w:val="TOC1"/>
            <w:tabs>
              <w:tab w:val="right" w:leader="dot" w:pos="9350"/>
            </w:tabs>
            <w:rPr>
              <w:rFonts w:eastAsiaTheme="minorEastAsia"/>
              <w:noProof/>
            </w:rPr>
          </w:pPr>
          <w:hyperlink w:anchor="_Toc14502252" w:history="1">
            <w:r w:rsidRPr="002124EB">
              <w:rPr>
                <w:rStyle w:val="Hyperlink"/>
                <w:b/>
                <w:noProof/>
              </w:rPr>
              <w:t>General Hardening Check List</w:t>
            </w:r>
            <w:r>
              <w:rPr>
                <w:noProof/>
                <w:webHidden/>
              </w:rPr>
              <w:tab/>
            </w:r>
            <w:r>
              <w:rPr>
                <w:noProof/>
                <w:webHidden/>
              </w:rPr>
              <w:fldChar w:fldCharType="begin"/>
            </w:r>
            <w:r>
              <w:rPr>
                <w:noProof/>
                <w:webHidden/>
              </w:rPr>
              <w:instrText xml:space="preserve"> PAGEREF _Toc14502252 \h </w:instrText>
            </w:r>
            <w:r>
              <w:rPr>
                <w:noProof/>
                <w:webHidden/>
              </w:rPr>
            </w:r>
            <w:r>
              <w:rPr>
                <w:noProof/>
                <w:webHidden/>
              </w:rPr>
              <w:fldChar w:fldCharType="separate"/>
            </w:r>
            <w:r w:rsidR="00071CB2">
              <w:rPr>
                <w:noProof/>
                <w:webHidden/>
              </w:rPr>
              <w:t>4</w:t>
            </w:r>
            <w:r>
              <w:rPr>
                <w:noProof/>
                <w:webHidden/>
              </w:rPr>
              <w:fldChar w:fldCharType="end"/>
            </w:r>
          </w:hyperlink>
        </w:p>
        <w:p w14:paraId="3F88071C" w14:textId="7CA5D9C4" w:rsidR="00D26351" w:rsidRDefault="00D26351">
          <w:pPr>
            <w:pStyle w:val="TOC1"/>
            <w:tabs>
              <w:tab w:val="right" w:leader="dot" w:pos="9350"/>
            </w:tabs>
            <w:rPr>
              <w:rFonts w:eastAsiaTheme="minorEastAsia"/>
              <w:noProof/>
            </w:rPr>
          </w:pPr>
          <w:hyperlink w:anchor="_Toc14502253" w:history="1">
            <w:r w:rsidRPr="002124EB">
              <w:rPr>
                <w:rStyle w:val="Hyperlink"/>
                <w:b/>
                <w:noProof/>
              </w:rPr>
              <w:t>Server Services Hardening Check List</w:t>
            </w:r>
            <w:r>
              <w:rPr>
                <w:noProof/>
                <w:webHidden/>
              </w:rPr>
              <w:tab/>
            </w:r>
            <w:r>
              <w:rPr>
                <w:noProof/>
                <w:webHidden/>
              </w:rPr>
              <w:fldChar w:fldCharType="begin"/>
            </w:r>
            <w:r>
              <w:rPr>
                <w:noProof/>
                <w:webHidden/>
              </w:rPr>
              <w:instrText xml:space="preserve"> PAGEREF _Toc14502253 \h </w:instrText>
            </w:r>
            <w:r>
              <w:rPr>
                <w:noProof/>
                <w:webHidden/>
              </w:rPr>
            </w:r>
            <w:r>
              <w:rPr>
                <w:noProof/>
                <w:webHidden/>
              </w:rPr>
              <w:fldChar w:fldCharType="separate"/>
            </w:r>
            <w:r w:rsidR="00071CB2">
              <w:rPr>
                <w:noProof/>
                <w:webHidden/>
              </w:rPr>
              <w:t>15</w:t>
            </w:r>
            <w:r>
              <w:rPr>
                <w:noProof/>
                <w:webHidden/>
              </w:rPr>
              <w:fldChar w:fldCharType="end"/>
            </w:r>
          </w:hyperlink>
        </w:p>
        <w:p w14:paraId="60858D91" w14:textId="289AC0D6" w:rsidR="00D26351" w:rsidRDefault="00D26351">
          <w:pPr>
            <w:pStyle w:val="TOC1"/>
            <w:tabs>
              <w:tab w:val="right" w:leader="dot" w:pos="9350"/>
            </w:tabs>
            <w:rPr>
              <w:rFonts w:eastAsiaTheme="minorEastAsia"/>
              <w:noProof/>
            </w:rPr>
          </w:pPr>
          <w:hyperlink w:anchor="_Toc14502254" w:history="1">
            <w:r w:rsidRPr="002124EB">
              <w:rPr>
                <w:rStyle w:val="Hyperlink"/>
                <w:b/>
                <w:noProof/>
              </w:rPr>
              <w:t>AD Server Security Policy Hardening Check List</w:t>
            </w:r>
            <w:r>
              <w:rPr>
                <w:noProof/>
                <w:webHidden/>
              </w:rPr>
              <w:tab/>
            </w:r>
            <w:r>
              <w:rPr>
                <w:noProof/>
                <w:webHidden/>
              </w:rPr>
              <w:fldChar w:fldCharType="begin"/>
            </w:r>
            <w:r>
              <w:rPr>
                <w:noProof/>
                <w:webHidden/>
              </w:rPr>
              <w:instrText xml:space="preserve"> PAGEREF _Toc14502254 \h </w:instrText>
            </w:r>
            <w:r>
              <w:rPr>
                <w:noProof/>
                <w:webHidden/>
              </w:rPr>
            </w:r>
            <w:r>
              <w:rPr>
                <w:noProof/>
                <w:webHidden/>
              </w:rPr>
              <w:fldChar w:fldCharType="separate"/>
            </w:r>
            <w:r w:rsidR="00071CB2">
              <w:rPr>
                <w:noProof/>
                <w:webHidden/>
              </w:rPr>
              <w:t>18</w:t>
            </w:r>
            <w:r>
              <w:rPr>
                <w:noProof/>
                <w:webHidden/>
              </w:rPr>
              <w:fldChar w:fldCharType="end"/>
            </w:r>
          </w:hyperlink>
        </w:p>
        <w:p w14:paraId="7E94F00E" w14:textId="141AE42B" w:rsidR="00D26351" w:rsidRDefault="00D26351">
          <w:pPr>
            <w:pStyle w:val="TOC1"/>
            <w:tabs>
              <w:tab w:val="right" w:leader="dot" w:pos="9350"/>
            </w:tabs>
            <w:rPr>
              <w:rFonts w:eastAsiaTheme="minorEastAsia"/>
              <w:noProof/>
            </w:rPr>
          </w:pPr>
          <w:hyperlink w:anchor="_Toc14502255" w:history="1">
            <w:r w:rsidRPr="002124EB">
              <w:rPr>
                <w:rStyle w:val="Hyperlink"/>
                <w:b/>
                <w:noProof/>
              </w:rPr>
              <w:t>Internet Explorer Hardening Check List</w:t>
            </w:r>
            <w:r>
              <w:rPr>
                <w:noProof/>
                <w:webHidden/>
              </w:rPr>
              <w:tab/>
            </w:r>
            <w:r>
              <w:rPr>
                <w:noProof/>
                <w:webHidden/>
              </w:rPr>
              <w:fldChar w:fldCharType="begin"/>
            </w:r>
            <w:r>
              <w:rPr>
                <w:noProof/>
                <w:webHidden/>
              </w:rPr>
              <w:instrText xml:space="preserve"> PAGEREF _Toc14502255 \h </w:instrText>
            </w:r>
            <w:r>
              <w:rPr>
                <w:noProof/>
                <w:webHidden/>
              </w:rPr>
            </w:r>
            <w:r>
              <w:rPr>
                <w:noProof/>
                <w:webHidden/>
              </w:rPr>
              <w:fldChar w:fldCharType="separate"/>
            </w:r>
            <w:r w:rsidR="00071CB2">
              <w:rPr>
                <w:noProof/>
                <w:webHidden/>
              </w:rPr>
              <w:t>22</w:t>
            </w:r>
            <w:r>
              <w:rPr>
                <w:noProof/>
                <w:webHidden/>
              </w:rPr>
              <w:fldChar w:fldCharType="end"/>
            </w:r>
          </w:hyperlink>
        </w:p>
        <w:p w14:paraId="32CA3702" w14:textId="38D8E908" w:rsidR="00D26351" w:rsidRDefault="00D26351">
          <w:pPr>
            <w:pStyle w:val="TOC1"/>
            <w:tabs>
              <w:tab w:val="right" w:leader="dot" w:pos="9350"/>
            </w:tabs>
            <w:rPr>
              <w:rFonts w:eastAsiaTheme="minorEastAsia"/>
              <w:noProof/>
            </w:rPr>
          </w:pPr>
          <w:hyperlink w:anchor="_Toc14502256" w:history="1">
            <w:r w:rsidRPr="002124EB">
              <w:rPr>
                <w:rStyle w:val="Hyperlink"/>
                <w:b/>
                <w:noProof/>
              </w:rPr>
              <w:t>Windows Server User Right Assignment Hardening Check List</w:t>
            </w:r>
            <w:r>
              <w:rPr>
                <w:noProof/>
                <w:webHidden/>
              </w:rPr>
              <w:tab/>
            </w:r>
            <w:r>
              <w:rPr>
                <w:noProof/>
                <w:webHidden/>
              </w:rPr>
              <w:fldChar w:fldCharType="begin"/>
            </w:r>
            <w:r>
              <w:rPr>
                <w:noProof/>
                <w:webHidden/>
              </w:rPr>
              <w:instrText xml:space="preserve"> PAGEREF _Toc14502256 \h </w:instrText>
            </w:r>
            <w:r>
              <w:rPr>
                <w:noProof/>
                <w:webHidden/>
              </w:rPr>
            </w:r>
            <w:r>
              <w:rPr>
                <w:noProof/>
                <w:webHidden/>
              </w:rPr>
              <w:fldChar w:fldCharType="separate"/>
            </w:r>
            <w:r w:rsidR="00071CB2">
              <w:rPr>
                <w:noProof/>
                <w:webHidden/>
              </w:rPr>
              <w:t>26</w:t>
            </w:r>
            <w:r>
              <w:rPr>
                <w:noProof/>
                <w:webHidden/>
              </w:rPr>
              <w:fldChar w:fldCharType="end"/>
            </w:r>
          </w:hyperlink>
        </w:p>
        <w:p w14:paraId="12AD0D30" w14:textId="6966465F" w:rsidR="00D26351" w:rsidRDefault="00D26351">
          <w:pPr>
            <w:pStyle w:val="TOC1"/>
            <w:tabs>
              <w:tab w:val="right" w:leader="dot" w:pos="9350"/>
            </w:tabs>
            <w:rPr>
              <w:rFonts w:eastAsiaTheme="minorEastAsia"/>
              <w:noProof/>
            </w:rPr>
          </w:pPr>
          <w:hyperlink w:anchor="_Toc14502257" w:history="1">
            <w:r w:rsidRPr="002124EB">
              <w:rPr>
                <w:rStyle w:val="Hyperlink"/>
                <w:b/>
                <w:noProof/>
              </w:rPr>
              <w:t>Windows Host Based Firewall Hardening Check List</w:t>
            </w:r>
            <w:r>
              <w:rPr>
                <w:noProof/>
                <w:webHidden/>
              </w:rPr>
              <w:tab/>
            </w:r>
            <w:r>
              <w:rPr>
                <w:noProof/>
                <w:webHidden/>
              </w:rPr>
              <w:fldChar w:fldCharType="begin"/>
            </w:r>
            <w:r>
              <w:rPr>
                <w:noProof/>
                <w:webHidden/>
              </w:rPr>
              <w:instrText xml:space="preserve"> PAGEREF _Toc14502257 \h </w:instrText>
            </w:r>
            <w:r>
              <w:rPr>
                <w:noProof/>
                <w:webHidden/>
              </w:rPr>
            </w:r>
            <w:r>
              <w:rPr>
                <w:noProof/>
                <w:webHidden/>
              </w:rPr>
              <w:fldChar w:fldCharType="separate"/>
            </w:r>
            <w:r w:rsidR="00071CB2">
              <w:rPr>
                <w:noProof/>
                <w:webHidden/>
              </w:rPr>
              <w:t>27</w:t>
            </w:r>
            <w:r>
              <w:rPr>
                <w:noProof/>
                <w:webHidden/>
              </w:rPr>
              <w:fldChar w:fldCharType="end"/>
            </w:r>
          </w:hyperlink>
        </w:p>
        <w:p w14:paraId="13DFAC87" w14:textId="78949229" w:rsidR="00D26351" w:rsidRDefault="00D26351">
          <w:pPr>
            <w:pStyle w:val="TOC1"/>
            <w:tabs>
              <w:tab w:val="right" w:leader="dot" w:pos="9350"/>
            </w:tabs>
            <w:rPr>
              <w:rFonts w:eastAsiaTheme="minorEastAsia"/>
              <w:noProof/>
            </w:rPr>
          </w:pPr>
          <w:hyperlink w:anchor="_Toc14502258" w:history="1">
            <w:r w:rsidRPr="002124EB">
              <w:rPr>
                <w:rStyle w:val="Hyperlink"/>
                <w:b/>
                <w:noProof/>
              </w:rPr>
              <w:t>Account Policies Hardening Check List for GIC.</w:t>
            </w:r>
            <w:r>
              <w:rPr>
                <w:noProof/>
                <w:webHidden/>
              </w:rPr>
              <w:tab/>
            </w:r>
            <w:r>
              <w:rPr>
                <w:noProof/>
                <w:webHidden/>
              </w:rPr>
              <w:fldChar w:fldCharType="begin"/>
            </w:r>
            <w:r>
              <w:rPr>
                <w:noProof/>
                <w:webHidden/>
              </w:rPr>
              <w:instrText xml:space="preserve"> PAGEREF _Toc14502258 \h </w:instrText>
            </w:r>
            <w:r>
              <w:rPr>
                <w:noProof/>
                <w:webHidden/>
              </w:rPr>
            </w:r>
            <w:r>
              <w:rPr>
                <w:noProof/>
                <w:webHidden/>
              </w:rPr>
              <w:fldChar w:fldCharType="separate"/>
            </w:r>
            <w:r w:rsidR="00071CB2">
              <w:rPr>
                <w:noProof/>
                <w:webHidden/>
              </w:rPr>
              <w:t>29</w:t>
            </w:r>
            <w:r>
              <w:rPr>
                <w:noProof/>
                <w:webHidden/>
              </w:rPr>
              <w:fldChar w:fldCharType="end"/>
            </w:r>
          </w:hyperlink>
        </w:p>
        <w:p w14:paraId="06EA7277" w14:textId="04ABEA73" w:rsidR="00D26351" w:rsidRDefault="00D26351">
          <w:pPr>
            <w:pStyle w:val="TOC1"/>
            <w:tabs>
              <w:tab w:val="right" w:leader="dot" w:pos="9350"/>
            </w:tabs>
            <w:rPr>
              <w:rFonts w:eastAsiaTheme="minorEastAsia"/>
              <w:noProof/>
            </w:rPr>
          </w:pPr>
          <w:hyperlink w:anchor="_Toc14502259" w:history="1">
            <w:r w:rsidRPr="002124EB">
              <w:rPr>
                <w:rStyle w:val="Hyperlink"/>
                <w:b/>
                <w:noProof/>
              </w:rPr>
              <w:t>AppLocker Hardening Check List for GIC.</w:t>
            </w:r>
            <w:r>
              <w:rPr>
                <w:noProof/>
                <w:webHidden/>
              </w:rPr>
              <w:tab/>
            </w:r>
            <w:r>
              <w:rPr>
                <w:noProof/>
                <w:webHidden/>
              </w:rPr>
              <w:fldChar w:fldCharType="begin"/>
            </w:r>
            <w:r>
              <w:rPr>
                <w:noProof/>
                <w:webHidden/>
              </w:rPr>
              <w:instrText xml:space="preserve"> PAGEREF _Toc14502259 \h </w:instrText>
            </w:r>
            <w:r>
              <w:rPr>
                <w:noProof/>
                <w:webHidden/>
              </w:rPr>
            </w:r>
            <w:r>
              <w:rPr>
                <w:noProof/>
                <w:webHidden/>
              </w:rPr>
              <w:fldChar w:fldCharType="separate"/>
            </w:r>
            <w:r w:rsidR="00071CB2">
              <w:rPr>
                <w:noProof/>
                <w:webHidden/>
              </w:rPr>
              <w:t>31</w:t>
            </w:r>
            <w:r>
              <w:rPr>
                <w:noProof/>
                <w:webHidden/>
              </w:rPr>
              <w:fldChar w:fldCharType="end"/>
            </w:r>
          </w:hyperlink>
        </w:p>
        <w:p w14:paraId="6B35F447" w14:textId="3B3F9EB2" w:rsidR="00D26351" w:rsidRDefault="00D26351">
          <w:pPr>
            <w:pStyle w:val="TOC1"/>
            <w:tabs>
              <w:tab w:val="right" w:leader="dot" w:pos="9350"/>
            </w:tabs>
            <w:rPr>
              <w:rFonts w:eastAsiaTheme="minorEastAsia"/>
              <w:noProof/>
            </w:rPr>
          </w:pPr>
          <w:hyperlink w:anchor="_Toc14502260" w:history="1">
            <w:r w:rsidRPr="002124EB">
              <w:rPr>
                <w:rStyle w:val="Hyperlink"/>
                <w:b/>
                <w:noProof/>
              </w:rPr>
              <w:t>Server Performance Optimization</w:t>
            </w:r>
            <w:r>
              <w:rPr>
                <w:noProof/>
                <w:webHidden/>
              </w:rPr>
              <w:tab/>
            </w:r>
            <w:r>
              <w:rPr>
                <w:noProof/>
                <w:webHidden/>
              </w:rPr>
              <w:fldChar w:fldCharType="begin"/>
            </w:r>
            <w:r>
              <w:rPr>
                <w:noProof/>
                <w:webHidden/>
              </w:rPr>
              <w:instrText xml:space="preserve"> PAGEREF _Toc14502260 \h </w:instrText>
            </w:r>
            <w:r>
              <w:rPr>
                <w:noProof/>
                <w:webHidden/>
              </w:rPr>
            </w:r>
            <w:r>
              <w:rPr>
                <w:noProof/>
                <w:webHidden/>
              </w:rPr>
              <w:fldChar w:fldCharType="separate"/>
            </w:r>
            <w:r w:rsidR="00071CB2">
              <w:rPr>
                <w:noProof/>
                <w:webHidden/>
              </w:rPr>
              <w:t>32</w:t>
            </w:r>
            <w:r>
              <w:rPr>
                <w:noProof/>
                <w:webHidden/>
              </w:rPr>
              <w:fldChar w:fldCharType="end"/>
            </w:r>
          </w:hyperlink>
        </w:p>
        <w:p w14:paraId="0FE938B7" w14:textId="7E000219" w:rsidR="00D26351" w:rsidRDefault="00D26351">
          <w:pPr>
            <w:pStyle w:val="TOC1"/>
            <w:tabs>
              <w:tab w:val="right" w:leader="dot" w:pos="9350"/>
            </w:tabs>
            <w:rPr>
              <w:rFonts w:eastAsiaTheme="minorEastAsia"/>
              <w:noProof/>
            </w:rPr>
          </w:pPr>
          <w:hyperlink w:anchor="_Toc14502261" w:history="1">
            <w:r w:rsidRPr="002124EB">
              <w:rPr>
                <w:rStyle w:val="Hyperlink"/>
                <w:b/>
                <w:noProof/>
              </w:rPr>
              <w:t>Windows Patch Update</w:t>
            </w:r>
            <w:r>
              <w:rPr>
                <w:noProof/>
                <w:webHidden/>
              </w:rPr>
              <w:tab/>
            </w:r>
            <w:r>
              <w:rPr>
                <w:noProof/>
                <w:webHidden/>
              </w:rPr>
              <w:fldChar w:fldCharType="begin"/>
            </w:r>
            <w:r>
              <w:rPr>
                <w:noProof/>
                <w:webHidden/>
              </w:rPr>
              <w:instrText xml:space="preserve"> PAGEREF _Toc14502261 \h </w:instrText>
            </w:r>
            <w:r>
              <w:rPr>
                <w:noProof/>
                <w:webHidden/>
              </w:rPr>
            </w:r>
            <w:r>
              <w:rPr>
                <w:noProof/>
                <w:webHidden/>
              </w:rPr>
              <w:fldChar w:fldCharType="separate"/>
            </w:r>
            <w:r w:rsidR="00071CB2">
              <w:rPr>
                <w:noProof/>
                <w:webHidden/>
              </w:rPr>
              <w:t>37</w:t>
            </w:r>
            <w:r>
              <w:rPr>
                <w:noProof/>
                <w:webHidden/>
              </w:rPr>
              <w:fldChar w:fldCharType="end"/>
            </w:r>
          </w:hyperlink>
        </w:p>
        <w:p w14:paraId="01316DC5" w14:textId="624F69D5" w:rsidR="00D26351" w:rsidRDefault="00D26351">
          <w:pPr>
            <w:pStyle w:val="TOC1"/>
            <w:tabs>
              <w:tab w:val="right" w:leader="dot" w:pos="9350"/>
            </w:tabs>
            <w:rPr>
              <w:rFonts w:eastAsiaTheme="minorEastAsia"/>
              <w:noProof/>
            </w:rPr>
          </w:pPr>
          <w:hyperlink w:anchor="_Toc14502262" w:history="1">
            <w:r w:rsidRPr="002124EB">
              <w:rPr>
                <w:rStyle w:val="Hyperlink"/>
                <w:b/>
                <w:noProof/>
              </w:rPr>
              <w:t>Antivirus Setting</w:t>
            </w:r>
            <w:r>
              <w:rPr>
                <w:noProof/>
                <w:webHidden/>
              </w:rPr>
              <w:tab/>
            </w:r>
            <w:r>
              <w:rPr>
                <w:noProof/>
                <w:webHidden/>
              </w:rPr>
              <w:fldChar w:fldCharType="begin"/>
            </w:r>
            <w:r>
              <w:rPr>
                <w:noProof/>
                <w:webHidden/>
              </w:rPr>
              <w:instrText xml:space="preserve"> PAGEREF _Toc14502262 \h </w:instrText>
            </w:r>
            <w:r>
              <w:rPr>
                <w:noProof/>
                <w:webHidden/>
              </w:rPr>
            </w:r>
            <w:r>
              <w:rPr>
                <w:noProof/>
                <w:webHidden/>
              </w:rPr>
              <w:fldChar w:fldCharType="separate"/>
            </w:r>
            <w:r w:rsidR="00071CB2">
              <w:rPr>
                <w:noProof/>
                <w:webHidden/>
              </w:rPr>
              <w:t>38</w:t>
            </w:r>
            <w:r>
              <w:rPr>
                <w:noProof/>
                <w:webHidden/>
              </w:rPr>
              <w:fldChar w:fldCharType="end"/>
            </w:r>
          </w:hyperlink>
        </w:p>
        <w:p w14:paraId="6541D7F0" w14:textId="6A1866F3" w:rsidR="00221236" w:rsidRDefault="001243DA" w:rsidP="00221236">
          <w:r>
            <w:rPr>
              <w:b/>
              <w:bCs/>
              <w:noProof/>
            </w:rPr>
            <w:fldChar w:fldCharType="end"/>
          </w:r>
        </w:p>
      </w:sdtContent>
    </w:sdt>
    <w:p w14:paraId="1148BB3F" w14:textId="76C6CD79" w:rsidR="00A34B0E" w:rsidRDefault="00A34B0E" w:rsidP="009B591C">
      <w:pPr>
        <w:pStyle w:val="Heading1"/>
        <w:rPr>
          <w:b/>
        </w:rPr>
      </w:pPr>
    </w:p>
    <w:p w14:paraId="43C586DB" w14:textId="7A4E77F4" w:rsidR="001E3169" w:rsidRDefault="001E3169" w:rsidP="001E3169"/>
    <w:p w14:paraId="2F5CD420" w14:textId="6C679F81" w:rsidR="001E3169" w:rsidRDefault="001E3169" w:rsidP="001E3169"/>
    <w:p w14:paraId="5E5F142B" w14:textId="6073BCB5" w:rsidR="001E3169" w:rsidRDefault="001E3169" w:rsidP="001E3169"/>
    <w:p w14:paraId="531B56AD" w14:textId="3053C5CD" w:rsidR="00E8571F" w:rsidRDefault="00E8571F" w:rsidP="001E3169"/>
    <w:p w14:paraId="18D817ED" w14:textId="351A9965" w:rsidR="00E8571F" w:rsidRDefault="00E8571F" w:rsidP="001E3169"/>
    <w:p w14:paraId="587B774E" w14:textId="139CCD58" w:rsidR="00E8571F" w:rsidRDefault="00E8571F" w:rsidP="001E3169"/>
    <w:p w14:paraId="017E72ED" w14:textId="6B0BAC49" w:rsidR="00E8571F" w:rsidRDefault="00E8571F" w:rsidP="001E3169"/>
    <w:p w14:paraId="39DD6395" w14:textId="7D422244" w:rsidR="00E8571F" w:rsidRDefault="00E8571F" w:rsidP="001E3169"/>
    <w:p w14:paraId="6D29946B" w14:textId="6F2FC7AD" w:rsidR="00E8571F" w:rsidRDefault="00E8571F" w:rsidP="001E3169"/>
    <w:p w14:paraId="170C2CF7" w14:textId="4925AF9C" w:rsidR="00E8571F" w:rsidRDefault="00E8571F" w:rsidP="001E3169"/>
    <w:p w14:paraId="45CED022" w14:textId="2A1387BD" w:rsidR="00E8571F" w:rsidRDefault="00E8571F" w:rsidP="001E3169"/>
    <w:p w14:paraId="4A4B19E7" w14:textId="3E2D8E42" w:rsidR="00E8571F" w:rsidRDefault="00E8571F" w:rsidP="001E3169"/>
    <w:p w14:paraId="190AD129" w14:textId="771AE75F" w:rsidR="00546A44" w:rsidRPr="001676AA" w:rsidRDefault="00546A44" w:rsidP="009B591C">
      <w:pPr>
        <w:pStyle w:val="Heading1"/>
        <w:rPr>
          <w:b/>
        </w:rPr>
      </w:pPr>
      <w:bookmarkStart w:id="14" w:name="_Toc14502250"/>
      <w:r w:rsidRPr="001676AA">
        <w:rPr>
          <w:b/>
        </w:rPr>
        <w:lastRenderedPageBreak/>
        <w:t>Introduction</w:t>
      </w:r>
      <w:bookmarkEnd w:id="14"/>
    </w:p>
    <w:p w14:paraId="4F06D8C7" w14:textId="406283E1" w:rsidR="00546A44" w:rsidRPr="00546A44" w:rsidRDefault="00546A44" w:rsidP="00BC54B7">
      <w:pPr>
        <w:jc w:val="both"/>
      </w:pPr>
      <w:r w:rsidRPr="00546A44">
        <w:t xml:space="preserve">This document represents the recommendations of </w:t>
      </w:r>
      <w:r>
        <w:t xml:space="preserve">Hilal Computers </w:t>
      </w:r>
      <w:r w:rsidRPr="00546A44">
        <w:t xml:space="preserve">for a </w:t>
      </w:r>
      <w:r w:rsidR="00D80E65">
        <w:t xml:space="preserve">hardening of </w:t>
      </w:r>
      <w:r w:rsidRPr="00546A44">
        <w:t xml:space="preserve"> Active Directory</w:t>
      </w:r>
      <w:r w:rsidR="00D80E65">
        <w:t xml:space="preserve"> Servers, Member Servers</w:t>
      </w:r>
      <w:r w:rsidRPr="00546A44">
        <w:t xml:space="preserve"> </w:t>
      </w:r>
      <w:r w:rsidR="00443433">
        <w:t xml:space="preserve">and </w:t>
      </w:r>
      <w:r w:rsidR="00D80E65">
        <w:t xml:space="preserve">Domain Client </w:t>
      </w:r>
      <w:r w:rsidRPr="00546A44">
        <w:t xml:space="preserve">for </w:t>
      </w:r>
      <w:r w:rsidR="00443433">
        <w:t>GIC</w:t>
      </w:r>
      <w:r w:rsidRPr="00546A44">
        <w:t>. These</w:t>
      </w:r>
      <w:r>
        <w:t xml:space="preserve"> </w:t>
      </w:r>
      <w:r w:rsidRPr="00546A44">
        <w:t xml:space="preserve">recommendations are based upon </w:t>
      </w:r>
      <w:del w:id="15" w:author="Info Desk" w:date="2026-05-21T08:02:00Z" w16du:dateUtc="2026-05-21T12:02:00Z">
        <w:r w:rsidDel="00D46EE5">
          <w:delText>Hilal Computers</w:delText>
        </w:r>
        <w:r w:rsidR="00D80E65" w:rsidDel="00D46EE5">
          <w:delText xml:space="preserve"> / </w:delText>
        </w:r>
        <w:r w:rsidR="0040236B" w:rsidDel="00D46EE5">
          <w:delText>Pronet</w:delText>
        </w:r>
      </w:del>
      <w:ins w:id="16" w:author="Info Desk" w:date="2026-05-21T08:02:00Z" w16du:dateUtc="2026-05-21T12:02:00Z">
        <w:r w:rsidR="00D46EE5">
          <w:t>Microsoft</w:t>
        </w:r>
      </w:ins>
      <w:r w:rsidR="0040236B">
        <w:t xml:space="preserve"> formidable</w:t>
      </w:r>
      <w:r w:rsidRPr="00546A44">
        <w:t xml:space="preserve"> experience and understanding of</w:t>
      </w:r>
      <w:r>
        <w:t xml:space="preserve"> Enterprise Computing</w:t>
      </w:r>
      <w:r w:rsidRPr="00546A44">
        <w:t>. Substantial time and effort was spent collecting requirements and</w:t>
      </w:r>
      <w:r>
        <w:t xml:space="preserve"> </w:t>
      </w:r>
      <w:r w:rsidRPr="00546A44">
        <w:t xml:space="preserve">feedback from the </w:t>
      </w:r>
      <w:r w:rsidR="00443433">
        <w:t>GIC</w:t>
      </w:r>
      <w:r>
        <w:t xml:space="preserve"> IT </w:t>
      </w:r>
      <w:r w:rsidR="00C109B4">
        <w:t>to</w:t>
      </w:r>
      <w:r w:rsidRPr="00546A44">
        <w:t xml:space="preserve"> ensure that all the stakeholder’s</w:t>
      </w:r>
      <w:r>
        <w:t xml:space="preserve"> </w:t>
      </w:r>
      <w:r w:rsidRPr="00546A44">
        <w:t>needs were represented and taken in to consideration.</w:t>
      </w:r>
    </w:p>
    <w:p w14:paraId="54B72B58" w14:textId="569A4736" w:rsidR="001243DA" w:rsidRDefault="00D80E65" w:rsidP="009B591C">
      <w:pPr>
        <w:pStyle w:val="Heading1"/>
        <w:rPr>
          <w:b/>
        </w:rPr>
      </w:pPr>
      <w:bookmarkStart w:id="17" w:name="_Toc14502251"/>
      <w:r>
        <w:rPr>
          <w:b/>
        </w:rPr>
        <w:t>Hardening Tools and Processes</w:t>
      </w:r>
      <w:bookmarkEnd w:id="17"/>
    </w:p>
    <w:tbl>
      <w:tblPr>
        <w:tblStyle w:val="GridTable4-Accent1"/>
        <w:tblW w:w="0" w:type="auto"/>
        <w:tblLook w:val="04A0" w:firstRow="1" w:lastRow="0" w:firstColumn="1" w:lastColumn="0" w:noHBand="0" w:noVBand="1"/>
      </w:tblPr>
      <w:tblGrid>
        <w:gridCol w:w="2907"/>
        <w:gridCol w:w="3464"/>
        <w:gridCol w:w="2979"/>
      </w:tblGrid>
      <w:tr w:rsidR="00D80E65" w14:paraId="6EA9919F" w14:textId="77777777" w:rsidTr="006C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1E548AA7" w14:textId="21ABB88E" w:rsidR="00D80E65" w:rsidRDefault="00D80E65" w:rsidP="00D80E65">
            <w:pPr>
              <w:jc w:val="center"/>
            </w:pPr>
            <w:r>
              <w:t>Tool/ Processes</w:t>
            </w:r>
          </w:p>
        </w:tc>
        <w:tc>
          <w:tcPr>
            <w:tcW w:w="3464" w:type="dxa"/>
          </w:tcPr>
          <w:p w14:paraId="2C57F03A" w14:textId="7FE67526"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URL</w:t>
            </w:r>
          </w:p>
        </w:tc>
        <w:tc>
          <w:tcPr>
            <w:tcW w:w="2979" w:type="dxa"/>
          </w:tcPr>
          <w:p w14:paraId="44A7A674" w14:textId="65192BA9" w:rsidR="00D80E65" w:rsidRDefault="00D80E65" w:rsidP="00D80E65">
            <w:pPr>
              <w:jc w:val="center"/>
              <w:cnfStyle w:val="100000000000" w:firstRow="1" w:lastRow="0" w:firstColumn="0" w:lastColumn="0" w:oddVBand="0" w:evenVBand="0" w:oddHBand="0" w:evenHBand="0" w:firstRowFirstColumn="0" w:firstRowLastColumn="0" w:lastRowFirstColumn="0" w:lastRowLastColumn="0"/>
            </w:pPr>
            <w:r>
              <w:t>Description</w:t>
            </w:r>
          </w:p>
        </w:tc>
      </w:tr>
      <w:tr w:rsidR="00D80E65" w14:paraId="183AA120"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A4466A9" w14:textId="7EC88822" w:rsidR="00D80E65" w:rsidRPr="00D80E65" w:rsidRDefault="00D80E65" w:rsidP="00D80E65">
            <w:pPr>
              <w:rPr>
                <w:b w:val="0"/>
              </w:rPr>
            </w:pPr>
            <w:r>
              <w:rPr>
                <w:b w:val="0"/>
              </w:rPr>
              <w:t xml:space="preserve">Best Practice Analyzer (BPA) </w:t>
            </w:r>
          </w:p>
        </w:tc>
        <w:tc>
          <w:tcPr>
            <w:tcW w:w="3464" w:type="dxa"/>
          </w:tcPr>
          <w:p w14:paraId="2D2362CC" w14:textId="331FA829" w:rsidR="00D80E65" w:rsidRDefault="001206EC" w:rsidP="00D80E65">
            <w:pPr>
              <w:cnfStyle w:val="000000100000" w:firstRow="0" w:lastRow="0" w:firstColumn="0" w:lastColumn="0" w:oddVBand="0" w:evenVBand="0" w:oddHBand="1" w:evenHBand="0" w:firstRowFirstColumn="0" w:firstRowLastColumn="0" w:lastRowFirstColumn="0" w:lastRowLastColumn="0"/>
            </w:pPr>
            <w:hyperlink r:id="rId10" w:history="1">
              <w:r>
                <w:rPr>
                  <w:rStyle w:val="Hyperlink"/>
                </w:rPr>
                <w:t>https://docs.microsoft.com/en-us/windows-server/administration/server-manager/run-best-practices-analyzer-scans-and-manage-scan-results</w:t>
              </w:r>
            </w:hyperlink>
          </w:p>
        </w:tc>
        <w:tc>
          <w:tcPr>
            <w:tcW w:w="2979" w:type="dxa"/>
          </w:tcPr>
          <w:p w14:paraId="4191FA43" w14:textId="225ADD2D"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BPA Tool to determine the server roles configured as per best practices </w:t>
            </w:r>
          </w:p>
        </w:tc>
      </w:tr>
      <w:tr w:rsidR="00D80E65" w14:paraId="6DC325A3"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1C4418BA" w14:textId="05469952" w:rsidR="00D80E65" w:rsidRPr="009E65ED" w:rsidRDefault="00D80E65" w:rsidP="00D80E65">
            <w:pPr>
              <w:rPr>
                <w:b w:val="0"/>
              </w:rPr>
            </w:pPr>
            <w:r w:rsidRPr="009E65ED">
              <w:rPr>
                <w:b w:val="0"/>
              </w:rPr>
              <w:t xml:space="preserve">Security Baseline analyzer </w:t>
            </w:r>
          </w:p>
        </w:tc>
        <w:tc>
          <w:tcPr>
            <w:tcW w:w="3464" w:type="dxa"/>
          </w:tcPr>
          <w:p w14:paraId="7B7551B6" w14:textId="5226175E" w:rsidR="00D80E65" w:rsidRDefault="006C2900" w:rsidP="00D80E65">
            <w:pPr>
              <w:cnfStyle w:val="000000000000" w:firstRow="0" w:lastRow="0" w:firstColumn="0" w:lastColumn="0" w:oddVBand="0" w:evenVBand="0" w:oddHBand="0" w:evenHBand="0" w:firstRowFirstColumn="0" w:firstRowLastColumn="0" w:lastRowFirstColumn="0" w:lastRowLastColumn="0"/>
            </w:pPr>
            <w:hyperlink r:id="rId11" w:history="1">
              <w:r>
                <w:rPr>
                  <w:rStyle w:val="Hyperlink"/>
                </w:rPr>
                <w:t>https://www.microsoft.com/en-sa/download/details.aspx?id=19892</w:t>
              </w:r>
            </w:hyperlink>
          </w:p>
        </w:tc>
        <w:tc>
          <w:tcPr>
            <w:tcW w:w="2979" w:type="dxa"/>
          </w:tcPr>
          <w:p w14:paraId="5ECCB185" w14:textId="55F8F438" w:rsidR="00D80E65" w:rsidRDefault="006C2900" w:rsidP="00D80E65">
            <w:pPr>
              <w:cnfStyle w:val="000000000000" w:firstRow="0" w:lastRow="0" w:firstColumn="0" w:lastColumn="0" w:oddVBand="0" w:evenVBand="0" w:oddHBand="0" w:evenHBand="0" w:firstRowFirstColumn="0" w:firstRowLastColumn="0" w:lastRowFirstColumn="0" w:lastRowLastColumn="0"/>
            </w:pPr>
            <w:r w:rsidRPr="006C2900">
              <w:t>The Microsoft Baseline Security Analyzer provides a streamlined method to identify missing security updates and common security misconfigurations.</w:t>
            </w:r>
          </w:p>
        </w:tc>
      </w:tr>
      <w:tr w:rsidR="00D80E65" w14:paraId="41E4752F"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287D4C0" w14:textId="1FFE0FF0" w:rsidR="00D80E65" w:rsidRPr="009E65ED" w:rsidRDefault="00D80E65" w:rsidP="00D80E65">
            <w:pPr>
              <w:rPr>
                <w:b w:val="0"/>
              </w:rPr>
            </w:pPr>
            <w:r w:rsidRPr="009E65ED">
              <w:rPr>
                <w:b w:val="0"/>
              </w:rPr>
              <w:t xml:space="preserve">Policy Analyzer </w:t>
            </w:r>
          </w:p>
        </w:tc>
        <w:tc>
          <w:tcPr>
            <w:tcW w:w="3464" w:type="dxa"/>
          </w:tcPr>
          <w:p w14:paraId="5FF9B160" w14:textId="5D7B110E" w:rsidR="00D80E65" w:rsidRDefault="006C2900" w:rsidP="00D80E65">
            <w:pPr>
              <w:cnfStyle w:val="000000100000" w:firstRow="0" w:lastRow="0" w:firstColumn="0" w:lastColumn="0" w:oddVBand="0" w:evenVBand="0" w:oddHBand="1" w:evenHBand="0" w:firstRowFirstColumn="0" w:firstRowLastColumn="0" w:lastRowFirstColumn="0" w:lastRowLastColumn="0"/>
            </w:pPr>
            <w:hyperlink r:id="rId12" w:history="1">
              <w:r>
                <w:rPr>
                  <w:rStyle w:val="Hyperlink"/>
                </w:rPr>
                <w:t>https://www.microsoft.com/en-us/download/details.aspx?id=55319</w:t>
              </w:r>
            </w:hyperlink>
          </w:p>
        </w:tc>
        <w:tc>
          <w:tcPr>
            <w:tcW w:w="2979" w:type="dxa"/>
          </w:tcPr>
          <w:p w14:paraId="091691CF" w14:textId="45C3A812" w:rsidR="00D80E65" w:rsidRDefault="006C2900" w:rsidP="00D80E65">
            <w:pPr>
              <w:cnfStyle w:val="000000100000" w:firstRow="0" w:lastRow="0" w:firstColumn="0" w:lastColumn="0" w:oddVBand="0" w:evenVBand="0" w:oddHBand="1" w:evenHBand="0" w:firstRowFirstColumn="0" w:firstRowLastColumn="0" w:lastRowFirstColumn="0" w:lastRowLastColumn="0"/>
            </w:pPr>
            <w:r w:rsidRPr="006C2900">
              <w:t>This set of tools allows enterprise security administrators to download, analyze, test, edit and store Microsoft-recommended security configuration baselines for Windows</w:t>
            </w:r>
          </w:p>
        </w:tc>
      </w:tr>
      <w:tr w:rsidR="00D80E65" w14:paraId="70E21151"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47074BF" w14:textId="55DCE7E8" w:rsidR="00D80E65" w:rsidRPr="009E65ED" w:rsidRDefault="00D80E65" w:rsidP="00D80E65">
            <w:pPr>
              <w:rPr>
                <w:b w:val="0"/>
              </w:rPr>
            </w:pPr>
            <w:r w:rsidRPr="009E65ED">
              <w:rPr>
                <w:b w:val="0"/>
              </w:rPr>
              <w:t>Group Policy Object (GPO)</w:t>
            </w:r>
          </w:p>
        </w:tc>
        <w:tc>
          <w:tcPr>
            <w:tcW w:w="3464" w:type="dxa"/>
          </w:tcPr>
          <w:p w14:paraId="193BBA13" w14:textId="77777777" w:rsidR="00D80E65" w:rsidRDefault="00D80E65"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235E39F4" w14:textId="09FFCE9B" w:rsidR="00D80E65" w:rsidRDefault="006C2900" w:rsidP="00D80E65">
            <w:pPr>
              <w:cnfStyle w:val="000000000000" w:firstRow="0" w:lastRow="0" w:firstColumn="0" w:lastColumn="0" w:oddVBand="0" w:evenVBand="0" w:oddHBand="0" w:evenHBand="0" w:firstRowFirstColumn="0" w:firstRowLastColumn="0" w:lastRowFirstColumn="0" w:lastRowLastColumn="0"/>
            </w:pPr>
            <w:r>
              <w:t>We Use Local Group Policy to harden the server</w:t>
            </w:r>
          </w:p>
        </w:tc>
      </w:tr>
      <w:tr w:rsidR="00B377C7" w14:paraId="559DAEF7"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6F16DED9" w14:textId="1D4E1991" w:rsidR="00B377C7" w:rsidRPr="009E65ED" w:rsidRDefault="00B377C7" w:rsidP="00D80E65">
            <w:r w:rsidRPr="009E65ED">
              <w:rPr>
                <w:b w:val="0"/>
              </w:rPr>
              <w:t>Directory Services Diagnostic Utilities</w:t>
            </w:r>
          </w:p>
        </w:tc>
        <w:tc>
          <w:tcPr>
            <w:tcW w:w="3464" w:type="dxa"/>
          </w:tcPr>
          <w:p w14:paraId="5B70117C" w14:textId="77777777" w:rsidR="00B377C7" w:rsidRDefault="00B377C7"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755B9630" w14:textId="218E81C8" w:rsidR="00B377C7" w:rsidRDefault="006A5C7A" w:rsidP="00D80E65">
            <w:pPr>
              <w:cnfStyle w:val="000000100000" w:firstRow="0" w:lastRow="0" w:firstColumn="0" w:lastColumn="0" w:oddVBand="0" w:evenVBand="0" w:oddHBand="1" w:evenHBand="0" w:firstRowFirstColumn="0" w:firstRowLastColumn="0" w:lastRowFirstColumn="0" w:lastRowLastColumn="0"/>
            </w:pPr>
            <w:r>
              <w:t>DCDiag,</w:t>
            </w:r>
          </w:p>
        </w:tc>
      </w:tr>
      <w:tr w:rsidR="00B377C7" w14:paraId="1AF0D939"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1AF9E02" w14:textId="24CA1A9A" w:rsidR="00B377C7" w:rsidRPr="009E65ED" w:rsidRDefault="00B377C7" w:rsidP="00D80E65">
            <w:r w:rsidRPr="009E65ED">
              <w:rPr>
                <w:b w:val="0"/>
              </w:rPr>
              <w:t>Local Admin Password Manager (LAMP)</w:t>
            </w:r>
          </w:p>
        </w:tc>
        <w:tc>
          <w:tcPr>
            <w:tcW w:w="3464" w:type="dxa"/>
          </w:tcPr>
          <w:p w14:paraId="794D9FF8" w14:textId="77777777" w:rsidR="00B377C7" w:rsidRDefault="00B377C7"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31FEE701" w14:textId="77777777" w:rsidR="00B377C7" w:rsidRDefault="00B377C7" w:rsidP="00D80E65">
            <w:pPr>
              <w:cnfStyle w:val="000000000000" w:firstRow="0" w:lastRow="0" w:firstColumn="0" w:lastColumn="0" w:oddVBand="0" w:evenVBand="0" w:oddHBand="0" w:evenHBand="0" w:firstRowFirstColumn="0" w:firstRowLastColumn="0" w:lastRowFirstColumn="0" w:lastRowLastColumn="0"/>
            </w:pPr>
          </w:p>
        </w:tc>
      </w:tr>
      <w:tr w:rsidR="00D80E65" w14:paraId="0201E845"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2BBF3BCD" w14:textId="7F2D34C3" w:rsidR="00D80E65" w:rsidRPr="009E65ED" w:rsidRDefault="00D80E65" w:rsidP="00D80E65">
            <w:pPr>
              <w:rPr>
                <w:b w:val="0"/>
              </w:rPr>
            </w:pPr>
            <w:r w:rsidRPr="009E65ED">
              <w:rPr>
                <w:b w:val="0"/>
              </w:rPr>
              <w:t>PowerShell Script</w:t>
            </w:r>
          </w:p>
        </w:tc>
        <w:tc>
          <w:tcPr>
            <w:tcW w:w="3464" w:type="dxa"/>
          </w:tcPr>
          <w:p w14:paraId="6265E630"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7A3C9A8C" w14:textId="40CD2BC7"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PowerShell script to disable 8.3 Filename and </w:t>
            </w:r>
          </w:p>
        </w:tc>
      </w:tr>
      <w:tr w:rsidR="009E65ED" w14:paraId="2FDCB6AB" w14:textId="77777777" w:rsidTr="006C2900">
        <w:tc>
          <w:tcPr>
            <w:cnfStyle w:val="001000000000" w:firstRow="0" w:lastRow="0" w:firstColumn="1" w:lastColumn="0" w:oddVBand="0" w:evenVBand="0" w:oddHBand="0" w:evenHBand="0" w:firstRowFirstColumn="0" w:firstRowLastColumn="0" w:lastRowFirstColumn="0" w:lastRowLastColumn="0"/>
            <w:tcW w:w="2907" w:type="dxa"/>
          </w:tcPr>
          <w:p w14:paraId="7C680BE5" w14:textId="39BB226B" w:rsidR="009E65ED" w:rsidRPr="009E65ED" w:rsidRDefault="009E65ED" w:rsidP="00D80E65">
            <w:pPr>
              <w:rPr>
                <w:b w:val="0"/>
              </w:rPr>
            </w:pPr>
            <w:r w:rsidRPr="009E65ED">
              <w:rPr>
                <w:b w:val="0"/>
              </w:rPr>
              <w:t>SecPol Tool</w:t>
            </w:r>
          </w:p>
        </w:tc>
        <w:tc>
          <w:tcPr>
            <w:tcW w:w="3464" w:type="dxa"/>
          </w:tcPr>
          <w:p w14:paraId="3E9D49CD" w14:textId="77777777" w:rsidR="009E65ED" w:rsidRDefault="009E65ED" w:rsidP="00D80E65">
            <w:pPr>
              <w:cnfStyle w:val="000000000000" w:firstRow="0" w:lastRow="0" w:firstColumn="0" w:lastColumn="0" w:oddVBand="0" w:evenVBand="0" w:oddHBand="0" w:evenHBand="0" w:firstRowFirstColumn="0" w:firstRowLastColumn="0" w:lastRowFirstColumn="0" w:lastRowLastColumn="0"/>
            </w:pPr>
          </w:p>
        </w:tc>
        <w:tc>
          <w:tcPr>
            <w:tcW w:w="2979" w:type="dxa"/>
          </w:tcPr>
          <w:p w14:paraId="33250FD2" w14:textId="522F3C4E" w:rsidR="009E65ED" w:rsidRDefault="006C2900" w:rsidP="00D80E65">
            <w:pPr>
              <w:cnfStyle w:val="000000000000" w:firstRow="0" w:lastRow="0" w:firstColumn="0" w:lastColumn="0" w:oddVBand="0" w:evenVBand="0" w:oddHBand="0" w:evenHBand="0" w:firstRowFirstColumn="0" w:firstRowLastColumn="0" w:lastRowFirstColumn="0" w:lastRowLastColumn="0"/>
            </w:pPr>
            <w:r>
              <w:t>We Use Local Policy Manager to harden the server</w:t>
            </w:r>
          </w:p>
        </w:tc>
      </w:tr>
      <w:tr w:rsidR="00D80E65" w14:paraId="3251B17F" w14:textId="77777777" w:rsidTr="006C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7F9D469B" w14:textId="2E5BA8B3" w:rsidR="00D80E65" w:rsidRPr="009E65ED" w:rsidRDefault="00D80E65" w:rsidP="00D80E65">
            <w:pPr>
              <w:rPr>
                <w:b w:val="0"/>
              </w:rPr>
            </w:pPr>
            <w:r w:rsidRPr="009E65ED">
              <w:rPr>
                <w:b w:val="0"/>
              </w:rPr>
              <w:t>Windows Services</w:t>
            </w:r>
          </w:p>
        </w:tc>
        <w:tc>
          <w:tcPr>
            <w:tcW w:w="3464" w:type="dxa"/>
          </w:tcPr>
          <w:p w14:paraId="4FAA9614" w14:textId="77777777" w:rsidR="00D80E65" w:rsidRDefault="00D80E65" w:rsidP="00D80E65">
            <w:pPr>
              <w:cnfStyle w:val="000000100000" w:firstRow="0" w:lastRow="0" w:firstColumn="0" w:lastColumn="0" w:oddVBand="0" w:evenVBand="0" w:oddHBand="1" w:evenHBand="0" w:firstRowFirstColumn="0" w:firstRowLastColumn="0" w:lastRowFirstColumn="0" w:lastRowLastColumn="0"/>
            </w:pPr>
          </w:p>
        </w:tc>
        <w:tc>
          <w:tcPr>
            <w:tcW w:w="2979" w:type="dxa"/>
          </w:tcPr>
          <w:p w14:paraId="5E4C5B26" w14:textId="748BAFCE" w:rsidR="00D80E65" w:rsidRDefault="006C2900" w:rsidP="00D80E65">
            <w:pPr>
              <w:cnfStyle w:val="000000100000" w:firstRow="0" w:lastRow="0" w:firstColumn="0" w:lastColumn="0" w:oddVBand="0" w:evenVBand="0" w:oddHBand="1" w:evenHBand="0" w:firstRowFirstColumn="0" w:firstRowLastColumn="0" w:lastRowFirstColumn="0" w:lastRowLastColumn="0"/>
            </w:pPr>
            <w:r>
              <w:t xml:space="preserve">We use Window Services to Harden the unnecessary services </w:t>
            </w:r>
          </w:p>
        </w:tc>
      </w:tr>
    </w:tbl>
    <w:p w14:paraId="55C8BB62" w14:textId="0107E2D4" w:rsidR="00D80E65" w:rsidRDefault="00D80E65" w:rsidP="00D80E65"/>
    <w:p w14:paraId="2695859B" w14:textId="545D14AF" w:rsidR="005D2DD1" w:rsidRDefault="005D2DD1" w:rsidP="00D80E65"/>
    <w:p w14:paraId="11EF60EF" w14:textId="328E1DE8" w:rsidR="005D2DD1" w:rsidRDefault="005D2DD1" w:rsidP="00D80E65"/>
    <w:p w14:paraId="1811F35F" w14:textId="02C25E3E" w:rsidR="009E65ED" w:rsidRDefault="009E65ED" w:rsidP="009E65ED">
      <w:pPr>
        <w:pStyle w:val="Heading1"/>
        <w:rPr>
          <w:b/>
        </w:rPr>
      </w:pPr>
      <w:bookmarkStart w:id="18" w:name="_Toc14502252"/>
      <w:r>
        <w:rPr>
          <w:b/>
        </w:rPr>
        <w:lastRenderedPageBreak/>
        <w:t>General Hardening Check List</w:t>
      </w:r>
      <w:bookmarkEnd w:id="18"/>
      <w:r>
        <w:rPr>
          <w:b/>
        </w:rPr>
        <w:t xml:space="preserve"> </w:t>
      </w:r>
    </w:p>
    <w:p w14:paraId="75A61D8D" w14:textId="77777777" w:rsidR="009E65ED" w:rsidRPr="009E65ED" w:rsidRDefault="009E65ED" w:rsidP="009E65ED"/>
    <w:p w14:paraId="29103608" w14:textId="07BE0DF0" w:rsidR="009E65ED" w:rsidRDefault="009E65ED" w:rsidP="009E65ED">
      <w:pPr>
        <w:jc w:val="both"/>
      </w:pPr>
      <w:r>
        <w:t xml:space="preserve">Below is the general Hardening guideline for all </w:t>
      </w:r>
      <w:r w:rsidR="00C8082C">
        <w:t xml:space="preserve">Domain </w:t>
      </w:r>
      <w:r w:rsidR="005D2DD1">
        <w:t>Controller in</w:t>
      </w:r>
      <w:r>
        <w:t xml:space="preserve"> GIC Environment.</w:t>
      </w:r>
    </w:p>
    <w:tbl>
      <w:tblPr>
        <w:tblStyle w:val="GridTable4-Accent1"/>
        <w:tblW w:w="0" w:type="auto"/>
        <w:tblLayout w:type="fixed"/>
        <w:tblLook w:val="04A0" w:firstRow="1" w:lastRow="0" w:firstColumn="1" w:lastColumn="0" w:noHBand="0" w:noVBand="1"/>
      </w:tblPr>
      <w:tblGrid>
        <w:gridCol w:w="2065"/>
        <w:gridCol w:w="6570"/>
        <w:gridCol w:w="715"/>
      </w:tblGrid>
      <w:tr w:rsidR="00AC7AC7" w14:paraId="5640E067" w14:textId="201BBD70" w:rsidTr="008A2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FDAE4D2" w14:textId="5CDA4E42" w:rsidR="009E65ED" w:rsidRDefault="00811D61" w:rsidP="00811D61">
            <w:pPr>
              <w:jc w:val="center"/>
            </w:pPr>
            <w:r>
              <w:t>Parameter</w:t>
            </w:r>
          </w:p>
        </w:tc>
        <w:tc>
          <w:tcPr>
            <w:tcW w:w="6570" w:type="dxa"/>
          </w:tcPr>
          <w:p w14:paraId="7B891D95" w14:textId="19F82DE4" w:rsidR="009E65ED" w:rsidRDefault="00811D61" w:rsidP="00811D61">
            <w:pPr>
              <w:jc w:val="center"/>
              <w:cnfStyle w:val="100000000000" w:firstRow="1" w:lastRow="0" w:firstColumn="0" w:lastColumn="0" w:oddVBand="0" w:evenVBand="0" w:oddHBand="0" w:evenHBand="0" w:firstRowFirstColumn="0" w:firstRowLastColumn="0" w:lastRowFirstColumn="0" w:lastRowLastColumn="0"/>
            </w:pPr>
            <w:r>
              <w:t>Action</w:t>
            </w:r>
          </w:p>
        </w:tc>
        <w:tc>
          <w:tcPr>
            <w:tcW w:w="715" w:type="dxa"/>
          </w:tcPr>
          <w:p w14:paraId="633F32B9" w14:textId="6E31EC84" w:rsidR="009E65ED" w:rsidRDefault="00811D61" w:rsidP="00811D61">
            <w:pPr>
              <w:jc w:val="center"/>
              <w:cnfStyle w:val="100000000000" w:firstRow="1" w:lastRow="0" w:firstColumn="0" w:lastColumn="0" w:oddVBand="0" w:evenVBand="0" w:oddHBand="0" w:evenHBand="0" w:firstRowFirstColumn="0" w:firstRowLastColumn="0" w:lastRowFirstColumn="0" w:lastRowLastColumn="0"/>
            </w:pPr>
            <w:r>
              <w:t>Yes / No</w:t>
            </w:r>
          </w:p>
        </w:tc>
      </w:tr>
      <w:tr w:rsidR="008B69CD" w14:paraId="6B9D753B"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94EB690" w14:textId="77777777" w:rsidR="008B69CD" w:rsidRPr="008B69CD" w:rsidRDefault="008B69CD" w:rsidP="008B69CD">
            <w:pPr>
              <w:rPr>
                <w:b w:val="0"/>
              </w:rPr>
            </w:pPr>
            <w:r w:rsidRPr="008B69CD">
              <w:rPr>
                <w:b w:val="0"/>
              </w:rPr>
              <w:t>Keep all servers at the same revision level</w:t>
            </w:r>
          </w:p>
          <w:p w14:paraId="7CCF8F02" w14:textId="77777777" w:rsidR="008B69CD" w:rsidRDefault="008B69CD" w:rsidP="00811D61">
            <w:pPr>
              <w:rPr>
                <w:b w:val="0"/>
              </w:rPr>
            </w:pPr>
          </w:p>
        </w:tc>
        <w:tc>
          <w:tcPr>
            <w:tcW w:w="6570" w:type="dxa"/>
          </w:tcPr>
          <w:p w14:paraId="41AE348A" w14:textId="15EC547C" w:rsidR="008B69CD" w:rsidRDefault="00424981"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671D3DE" wp14:editId="77D9B5AD">
                  <wp:extent cx="4034790" cy="3593465"/>
                  <wp:effectExtent l="0" t="0" r="381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4790" cy="3593465"/>
                          </a:xfrm>
                          <a:prstGeom prst="rect">
                            <a:avLst/>
                          </a:prstGeom>
                        </pic:spPr>
                      </pic:pic>
                    </a:graphicData>
                  </a:graphic>
                </wp:inline>
              </w:drawing>
            </w:r>
          </w:p>
        </w:tc>
        <w:tc>
          <w:tcPr>
            <w:tcW w:w="715" w:type="dxa"/>
          </w:tcPr>
          <w:p w14:paraId="532272DD" w14:textId="44A26AF3" w:rsidR="008B69CD" w:rsidRDefault="00424981"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76400E" w14:paraId="7F8A863F"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E71256A" w14:textId="5F29B6F2" w:rsidR="0076400E" w:rsidRPr="003B7089" w:rsidRDefault="0076400E" w:rsidP="008B69CD">
            <w:r w:rsidRPr="0076400E">
              <w:rPr>
                <w:b w:val="0"/>
              </w:rPr>
              <w:t>Disable automatic administrative logon to the recovery console.</w:t>
            </w:r>
          </w:p>
        </w:tc>
        <w:tc>
          <w:tcPr>
            <w:tcW w:w="6570" w:type="dxa"/>
          </w:tcPr>
          <w:p w14:paraId="05B556A3" w14:textId="0E03E045" w:rsidR="0076400E" w:rsidRDefault="003E1E50" w:rsidP="009E65ED">
            <w:pPr>
              <w:jc w:val="both"/>
              <w:cnfStyle w:val="000000000000" w:firstRow="0" w:lastRow="0" w:firstColumn="0" w:lastColumn="0" w:oddVBand="0" w:evenVBand="0" w:oddHBand="0" w:evenHBand="0" w:firstRowFirstColumn="0" w:firstRowLastColumn="0" w:lastRowFirstColumn="0" w:lastRowLastColumn="0"/>
            </w:pPr>
            <w:r>
              <w:object w:dxaOrig="4320" w:dyaOrig="2069" w14:anchorId="43938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03.5pt" o:ole="">
                  <v:imagedata r:id="rId14" o:title=""/>
                </v:shape>
                <o:OLEObject Type="Embed" ProgID="PBrush" ShapeID="_x0000_i1025" DrawAspect="Content" ObjectID="_1840855752" r:id="rId15"/>
              </w:object>
            </w:r>
          </w:p>
        </w:tc>
        <w:tc>
          <w:tcPr>
            <w:tcW w:w="715" w:type="dxa"/>
          </w:tcPr>
          <w:p w14:paraId="18C959E6" w14:textId="1835A11E" w:rsidR="0076400E" w:rsidRDefault="003E1E50"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4B4D6345"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AF36EA3" w14:textId="452ABEF7" w:rsidR="00B30324" w:rsidRPr="0076400E" w:rsidRDefault="00B30324" w:rsidP="008B69CD">
            <w:pPr>
              <w:rPr>
                <w:b w:val="0"/>
              </w:rPr>
            </w:pPr>
            <w:r w:rsidRPr="00B30324">
              <w:rPr>
                <w:b w:val="0"/>
              </w:rPr>
              <w:t>Configure the device boot order to prevent unauthorized booting from alternate media.</w:t>
            </w:r>
          </w:p>
        </w:tc>
        <w:tc>
          <w:tcPr>
            <w:tcW w:w="6570" w:type="dxa"/>
          </w:tcPr>
          <w:p w14:paraId="77E847D7"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25190123" w14:textId="147D1F33" w:rsidR="00B30324" w:rsidRDefault="003E1E50"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CF3DB3" w14:paraId="67216113" w14:textId="77777777" w:rsidTr="008A234F">
        <w:trPr>
          <w:ins w:id="19" w:author="UAT" w:date="2019-07-21T09:25:00Z"/>
        </w:trPr>
        <w:tc>
          <w:tcPr>
            <w:cnfStyle w:val="001000000000" w:firstRow="0" w:lastRow="0" w:firstColumn="1" w:lastColumn="0" w:oddVBand="0" w:evenVBand="0" w:oddHBand="0" w:evenHBand="0" w:firstRowFirstColumn="0" w:firstRowLastColumn="0" w:lastRowFirstColumn="0" w:lastRowLastColumn="0"/>
            <w:tcW w:w="2065" w:type="dxa"/>
          </w:tcPr>
          <w:p w14:paraId="1367E07B" w14:textId="3ACA4DBA" w:rsidR="00CF3DB3" w:rsidRPr="00B30324" w:rsidRDefault="00CF3DB3" w:rsidP="008B69CD">
            <w:pPr>
              <w:rPr>
                <w:ins w:id="20" w:author="UAT" w:date="2019-07-21T09:25:00Z"/>
                <w:b w:val="0"/>
              </w:rPr>
            </w:pPr>
            <w:ins w:id="21" w:author="UAT" w:date="2019-07-21T09:25:00Z">
              <w:r>
                <w:rPr>
                  <w:b w:val="0"/>
                </w:rPr>
                <w:t>Disable IP Version 6</w:t>
              </w:r>
            </w:ins>
          </w:p>
        </w:tc>
        <w:tc>
          <w:tcPr>
            <w:tcW w:w="6570" w:type="dxa"/>
          </w:tcPr>
          <w:p w14:paraId="131B9A24" w14:textId="263B6CC6" w:rsidR="00CF3DB3" w:rsidRDefault="00CF3DB3" w:rsidP="009E65ED">
            <w:pPr>
              <w:jc w:val="both"/>
              <w:cnfStyle w:val="000000000000" w:firstRow="0" w:lastRow="0" w:firstColumn="0" w:lastColumn="0" w:oddVBand="0" w:evenVBand="0" w:oddHBand="0" w:evenHBand="0" w:firstRowFirstColumn="0" w:firstRowLastColumn="0" w:lastRowFirstColumn="0" w:lastRowLastColumn="0"/>
              <w:rPr>
                <w:ins w:id="22" w:author="UAT" w:date="2019-07-21T09:25:00Z"/>
              </w:rPr>
            </w:pPr>
            <w:ins w:id="23" w:author="UAT" w:date="2019-07-21T09:25:00Z">
              <w:r>
                <w:rPr>
                  <w:noProof/>
                </w:rPr>
                <w:drawing>
                  <wp:inline distT="0" distB="0" distL="0" distR="0" wp14:anchorId="5CEEC016" wp14:editId="0C9180DE">
                    <wp:extent cx="4034790" cy="433705"/>
                    <wp:effectExtent l="0" t="0" r="381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34790" cy="433705"/>
                            </a:xfrm>
                            <a:prstGeom prst="rect">
                              <a:avLst/>
                            </a:prstGeom>
                            <a:noFill/>
                            <a:ln>
                              <a:noFill/>
                            </a:ln>
                          </pic:spPr>
                        </pic:pic>
                      </a:graphicData>
                    </a:graphic>
                  </wp:inline>
                </w:drawing>
              </w:r>
            </w:ins>
          </w:p>
        </w:tc>
        <w:tc>
          <w:tcPr>
            <w:tcW w:w="715" w:type="dxa"/>
          </w:tcPr>
          <w:p w14:paraId="24F5072F" w14:textId="73A829BE" w:rsidR="00CF3DB3" w:rsidRDefault="00CF3DB3" w:rsidP="009E65ED">
            <w:pPr>
              <w:jc w:val="both"/>
              <w:cnfStyle w:val="000000000000" w:firstRow="0" w:lastRow="0" w:firstColumn="0" w:lastColumn="0" w:oddVBand="0" w:evenVBand="0" w:oddHBand="0" w:evenHBand="0" w:firstRowFirstColumn="0" w:firstRowLastColumn="0" w:lastRowFirstColumn="0" w:lastRowLastColumn="0"/>
              <w:rPr>
                <w:ins w:id="24" w:author="UAT" w:date="2019-07-21T09:25:00Z"/>
              </w:rPr>
            </w:pPr>
            <w:ins w:id="25" w:author="UAT" w:date="2019-07-21T09:25:00Z">
              <w:r>
                <w:t>Yes</w:t>
              </w:r>
            </w:ins>
          </w:p>
        </w:tc>
      </w:tr>
      <w:tr w:rsidR="00B30324" w14:paraId="7C0AE559"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33CC730" w14:textId="133730A1" w:rsidR="00B30324" w:rsidRPr="00B30324" w:rsidRDefault="00B30324" w:rsidP="008B69CD">
            <w:r w:rsidRPr="00B30324">
              <w:rPr>
                <w:b w:val="0"/>
              </w:rPr>
              <w:t xml:space="preserve">Ensure your administrative and system passwords </w:t>
            </w:r>
            <w:r w:rsidRPr="00B30324">
              <w:rPr>
                <w:b w:val="0"/>
              </w:rPr>
              <w:lastRenderedPageBreak/>
              <w:t>meet password best practices.</w:t>
            </w:r>
          </w:p>
        </w:tc>
        <w:tc>
          <w:tcPr>
            <w:tcW w:w="6570" w:type="dxa"/>
          </w:tcPr>
          <w:p w14:paraId="5DB24F9B"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1CA4DEFA" w14:textId="7774504B" w:rsidR="00B30324" w:rsidRDefault="003E1E50"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B30324" w14:paraId="3180AC6F"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3AC135F7" w14:textId="174A463B" w:rsidR="00B30324" w:rsidRPr="00B30324" w:rsidRDefault="00B30324" w:rsidP="008B69CD">
            <w:pPr>
              <w:rPr>
                <w:b w:val="0"/>
              </w:rPr>
            </w:pPr>
            <w:r w:rsidRPr="00B30324">
              <w:rPr>
                <w:b w:val="0"/>
              </w:rPr>
              <w:t>Disable the guest account.</w:t>
            </w:r>
          </w:p>
        </w:tc>
        <w:tc>
          <w:tcPr>
            <w:tcW w:w="6570" w:type="dxa"/>
          </w:tcPr>
          <w:p w14:paraId="214024CA" w14:textId="36AE125B" w:rsidR="00B30324" w:rsidRDefault="003E1E50"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02F98F" wp14:editId="402CCE3F">
                  <wp:extent cx="4034790" cy="1384300"/>
                  <wp:effectExtent l="0" t="0" r="381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34790" cy="1384300"/>
                          </a:xfrm>
                          <a:prstGeom prst="rect">
                            <a:avLst/>
                          </a:prstGeom>
                        </pic:spPr>
                      </pic:pic>
                    </a:graphicData>
                  </a:graphic>
                </wp:inline>
              </w:drawing>
            </w:r>
          </w:p>
        </w:tc>
        <w:tc>
          <w:tcPr>
            <w:tcW w:w="715" w:type="dxa"/>
          </w:tcPr>
          <w:p w14:paraId="34D02DFA" w14:textId="21CCD916" w:rsidR="00B30324" w:rsidRDefault="003E1E50"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0488238E"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C801E0" w14:textId="77777777" w:rsidR="00B30324" w:rsidRPr="00B30324" w:rsidRDefault="00B30324" w:rsidP="00B30324">
            <w:pPr>
              <w:rPr>
                <w:b w:val="0"/>
              </w:rPr>
            </w:pPr>
            <w:r w:rsidRPr="00B30324">
              <w:rPr>
                <w:b w:val="0"/>
              </w:rPr>
              <w:t>Do not allow “everyone” permissions to apply to anonymous users.</w:t>
            </w:r>
          </w:p>
          <w:p w14:paraId="08EF2379" w14:textId="77777777" w:rsidR="00B30324" w:rsidRPr="00B30324" w:rsidRDefault="00B30324" w:rsidP="008B69CD"/>
        </w:tc>
        <w:tc>
          <w:tcPr>
            <w:tcW w:w="6570" w:type="dxa"/>
          </w:tcPr>
          <w:p w14:paraId="59309DE4" w14:textId="520B61B8" w:rsidR="00B30324" w:rsidRDefault="003E1E50"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9B0AE68" wp14:editId="2A1F881A">
                  <wp:extent cx="4034790" cy="238633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4790" cy="2386330"/>
                          </a:xfrm>
                          <a:prstGeom prst="rect">
                            <a:avLst/>
                          </a:prstGeom>
                        </pic:spPr>
                      </pic:pic>
                    </a:graphicData>
                  </a:graphic>
                </wp:inline>
              </w:drawing>
            </w:r>
          </w:p>
        </w:tc>
        <w:tc>
          <w:tcPr>
            <w:tcW w:w="715" w:type="dxa"/>
          </w:tcPr>
          <w:p w14:paraId="392611DD"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r>
      <w:tr w:rsidR="00B30324" w14:paraId="624B9D8A"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8C49603" w14:textId="10CF67F0" w:rsidR="00B30324" w:rsidRPr="00B30324" w:rsidRDefault="00B30324" w:rsidP="00B30324">
            <w:pPr>
              <w:rPr>
                <w:b w:val="0"/>
              </w:rPr>
            </w:pPr>
            <w:r w:rsidRPr="00B30324">
              <w:rPr>
                <w:b w:val="0"/>
              </w:rPr>
              <w:t>Enable the Windows firewall in all profiles (domain, private, public) and configure it to block inbound traffic by default.</w:t>
            </w:r>
          </w:p>
        </w:tc>
        <w:tc>
          <w:tcPr>
            <w:tcW w:w="6570" w:type="dxa"/>
          </w:tcPr>
          <w:p w14:paraId="38BBD08D" w14:textId="69C93F65" w:rsidR="00B30324" w:rsidRDefault="00EF2F11" w:rsidP="009E65ED">
            <w:pPr>
              <w:jc w:val="both"/>
              <w:cnfStyle w:val="000000000000" w:firstRow="0" w:lastRow="0" w:firstColumn="0" w:lastColumn="0" w:oddVBand="0" w:evenVBand="0" w:oddHBand="0" w:evenHBand="0" w:firstRowFirstColumn="0" w:firstRowLastColumn="0" w:lastRowFirstColumn="0" w:lastRowLastColumn="0"/>
            </w:pPr>
            <w:r>
              <w:rPr>
                <w:noProof/>
                <w:color w:val="FF0000"/>
              </w:rPr>
              <w:drawing>
                <wp:inline distT="0" distB="0" distL="0" distR="0" wp14:anchorId="6891F5DB" wp14:editId="4291CF8A">
                  <wp:extent cx="5943600" cy="8794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79475"/>
                          </a:xfrm>
                          <a:prstGeom prst="rect">
                            <a:avLst/>
                          </a:prstGeom>
                          <a:noFill/>
                          <a:ln>
                            <a:noFill/>
                          </a:ln>
                        </pic:spPr>
                      </pic:pic>
                    </a:graphicData>
                  </a:graphic>
                </wp:inline>
              </w:drawing>
            </w:r>
          </w:p>
        </w:tc>
        <w:tc>
          <w:tcPr>
            <w:tcW w:w="715" w:type="dxa"/>
          </w:tcPr>
          <w:p w14:paraId="183C7470" w14:textId="77777777" w:rsidR="00B30324" w:rsidRDefault="00B30324" w:rsidP="009E65ED">
            <w:pPr>
              <w:jc w:val="both"/>
              <w:cnfStyle w:val="000000000000" w:firstRow="0" w:lastRow="0" w:firstColumn="0" w:lastColumn="0" w:oddVBand="0" w:evenVBand="0" w:oddHBand="0" w:evenHBand="0" w:firstRowFirstColumn="0" w:firstRowLastColumn="0" w:lastRowFirstColumn="0" w:lastRowLastColumn="0"/>
            </w:pPr>
          </w:p>
        </w:tc>
      </w:tr>
      <w:tr w:rsidR="00B30324" w14:paraId="6C8FF19A"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77AD5F" w14:textId="1C81A58B" w:rsidR="00B30324" w:rsidRPr="00B30324" w:rsidRDefault="00B30324" w:rsidP="00B30324">
            <w:pPr>
              <w:rPr>
                <w:b w:val="0"/>
              </w:rPr>
            </w:pPr>
            <w:r w:rsidRPr="00B30324">
              <w:rPr>
                <w:b w:val="0"/>
              </w:rPr>
              <w:t>Disable anonymous SID/Name translation.</w:t>
            </w:r>
          </w:p>
        </w:tc>
        <w:tc>
          <w:tcPr>
            <w:tcW w:w="6570" w:type="dxa"/>
          </w:tcPr>
          <w:p w14:paraId="3A42FC3D" w14:textId="22400347" w:rsidR="00B30324" w:rsidRDefault="009C6035"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CCA7CCF" wp14:editId="4F22C5A6">
                  <wp:extent cx="4034790" cy="238315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4790" cy="2383155"/>
                          </a:xfrm>
                          <a:prstGeom prst="rect">
                            <a:avLst/>
                          </a:prstGeom>
                        </pic:spPr>
                      </pic:pic>
                    </a:graphicData>
                  </a:graphic>
                </wp:inline>
              </w:drawing>
            </w:r>
          </w:p>
        </w:tc>
        <w:tc>
          <w:tcPr>
            <w:tcW w:w="715" w:type="dxa"/>
          </w:tcPr>
          <w:p w14:paraId="36D38B33" w14:textId="0156E48A" w:rsidR="00B30324" w:rsidRDefault="00004F99"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B30324" w14:paraId="498E2603"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9E54692" w14:textId="77777777" w:rsidR="00B30324" w:rsidRPr="00B30324" w:rsidRDefault="00B30324" w:rsidP="00B30324">
            <w:pPr>
              <w:rPr>
                <w:b w:val="0"/>
              </w:rPr>
            </w:pPr>
            <w:r w:rsidRPr="00B30324">
              <w:rPr>
                <w:b w:val="0"/>
              </w:rPr>
              <w:lastRenderedPageBreak/>
              <w:t>Do not grant any users the 'act as part of the operating system' right.</w:t>
            </w:r>
          </w:p>
          <w:p w14:paraId="30C1788C" w14:textId="77777777" w:rsidR="00B30324" w:rsidRPr="00B30324" w:rsidRDefault="00B30324" w:rsidP="00B30324"/>
        </w:tc>
        <w:tc>
          <w:tcPr>
            <w:tcW w:w="6570" w:type="dxa"/>
          </w:tcPr>
          <w:p w14:paraId="093A6E5A" w14:textId="11CBFC97" w:rsidR="00B30324" w:rsidRDefault="00004F99"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A5F1CA" wp14:editId="4E39B06B">
                  <wp:extent cx="4034790" cy="1548765"/>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4790" cy="1548765"/>
                          </a:xfrm>
                          <a:prstGeom prst="rect">
                            <a:avLst/>
                          </a:prstGeom>
                        </pic:spPr>
                      </pic:pic>
                    </a:graphicData>
                  </a:graphic>
                </wp:inline>
              </w:drawing>
            </w:r>
          </w:p>
        </w:tc>
        <w:tc>
          <w:tcPr>
            <w:tcW w:w="715" w:type="dxa"/>
          </w:tcPr>
          <w:p w14:paraId="21A81DDB" w14:textId="64C37C7D" w:rsidR="00B30324" w:rsidRDefault="00004F99"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B30324" w14:paraId="3C9C7662"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A909790" w14:textId="77777777" w:rsidR="00B30324" w:rsidRPr="00B30324" w:rsidRDefault="00B30324" w:rsidP="00B30324">
            <w:pPr>
              <w:rPr>
                <w:b w:val="0"/>
              </w:rPr>
            </w:pPr>
            <w:r w:rsidRPr="00B30324">
              <w:rPr>
                <w:b w:val="0"/>
              </w:rPr>
              <w:t>Deny guest accounts the ability to log on as a service, a batch job, locally or via RDP.</w:t>
            </w:r>
          </w:p>
          <w:p w14:paraId="14B58C0A" w14:textId="77777777" w:rsidR="00B30324" w:rsidRPr="00B30324" w:rsidRDefault="00B30324" w:rsidP="00B30324">
            <w:pPr>
              <w:rPr>
                <w:b w:val="0"/>
              </w:rPr>
            </w:pPr>
          </w:p>
        </w:tc>
        <w:tc>
          <w:tcPr>
            <w:tcW w:w="6570" w:type="dxa"/>
          </w:tcPr>
          <w:p w14:paraId="13CA2092" w14:textId="29A9B989" w:rsidR="00B30324" w:rsidRDefault="001F676B"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F3F7A95" wp14:editId="714EA0B5">
                  <wp:extent cx="4034790" cy="2418080"/>
                  <wp:effectExtent l="0" t="0" r="381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4790" cy="2418080"/>
                          </a:xfrm>
                          <a:prstGeom prst="rect">
                            <a:avLst/>
                          </a:prstGeom>
                        </pic:spPr>
                      </pic:pic>
                    </a:graphicData>
                  </a:graphic>
                </wp:inline>
              </w:drawing>
            </w:r>
          </w:p>
        </w:tc>
        <w:tc>
          <w:tcPr>
            <w:tcW w:w="715" w:type="dxa"/>
          </w:tcPr>
          <w:p w14:paraId="4C5038B6" w14:textId="77777777" w:rsidR="00B30324" w:rsidRDefault="00B30324" w:rsidP="009E65ED">
            <w:pPr>
              <w:jc w:val="both"/>
              <w:cnfStyle w:val="000000100000" w:firstRow="0" w:lastRow="0" w:firstColumn="0" w:lastColumn="0" w:oddVBand="0" w:evenVBand="0" w:oddHBand="1" w:evenHBand="0" w:firstRowFirstColumn="0" w:firstRowLastColumn="0" w:lastRowFirstColumn="0" w:lastRowLastColumn="0"/>
            </w:pPr>
          </w:p>
        </w:tc>
      </w:tr>
      <w:tr w:rsidR="00B30324" w14:paraId="4E7E5C16"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830CC1F" w14:textId="77777777" w:rsidR="00B30324" w:rsidRPr="00B30324" w:rsidRDefault="00B30324" w:rsidP="00B30324">
            <w:pPr>
              <w:rPr>
                <w:b w:val="0"/>
              </w:rPr>
            </w:pPr>
            <w:r w:rsidRPr="00B30324">
              <w:rPr>
                <w:b w:val="0"/>
              </w:rPr>
              <w:t>Remove Enable LMhosts lookup.</w:t>
            </w:r>
          </w:p>
          <w:p w14:paraId="6AAD4B7B" w14:textId="77777777" w:rsidR="00B30324" w:rsidRPr="00B30324" w:rsidRDefault="00B30324" w:rsidP="00B30324">
            <w:pPr>
              <w:rPr>
                <w:b w:val="0"/>
              </w:rPr>
            </w:pPr>
          </w:p>
        </w:tc>
        <w:tc>
          <w:tcPr>
            <w:tcW w:w="6570" w:type="dxa"/>
          </w:tcPr>
          <w:p w14:paraId="15358C52" w14:textId="77D66990" w:rsidR="00B30324" w:rsidRDefault="002A3CCD"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79CB3D1" wp14:editId="51AB5887">
                  <wp:extent cx="4034790" cy="2353945"/>
                  <wp:effectExtent l="0" t="0" r="381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4790" cy="2353945"/>
                          </a:xfrm>
                          <a:prstGeom prst="rect">
                            <a:avLst/>
                          </a:prstGeom>
                        </pic:spPr>
                      </pic:pic>
                    </a:graphicData>
                  </a:graphic>
                </wp:inline>
              </w:drawing>
            </w:r>
          </w:p>
        </w:tc>
        <w:tc>
          <w:tcPr>
            <w:tcW w:w="715" w:type="dxa"/>
          </w:tcPr>
          <w:p w14:paraId="4254E913" w14:textId="77777777" w:rsidR="00B30324" w:rsidRDefault="00B30324" w:rsidP="009E65ED">
            <w:pPr>
              <w:jc w:val="both"/>
              <w:cnfStyle w:val="000000000000" w:firstRow="0" w:lastRow="0" w:firstColumn="0" w:lastColumn="0" w:oddVBand="0" w:evenVBand="0" w:oddHBand="0" w:evenHBand="0" w:firstRowFirstColumn="0" w:firstRowLastColumn="0" w:lastRowFirstColumn="0" w:lastRowLastColumn="0"/>
            </w:pPr>
          </w:p>
        </w:tc>
      </w:tr>
      <w:tr w:rsidR="006E6215" w14:paraId="778DC275"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718C378" w14:textId="3DBA2345" w:rsidR="006E6215" w:rsidRPr="00B30324" w:rsidRDefault="006E6215" w:rsidP="00B30324">
            <w:pPr>
              <w:rPr>
                <w:b w:val="0"/>
              </w:rPr>
            </w:pPr>
            <w:r w:rsidRPr="006E6215">
              <w:rPr>
                <w:b w:val="0"/>
              </w:rPr>
              <w:lastRenderedPageBreak/>
              <w:t>Disable unneeded services</w:t>
            </w:r>
          </w:p>
        </w:tc>
        <w:tc>
          <w:tcPr>
            <w:tcW w:w="6570" w:type="dxa"/>
          </w:tcPr>
          <w:p w14:paraId="1C0FA757" w14:textId="109A76CA" w:rsidR="006E6215" w:rsidRDefault="00AF72BF"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0CBE2A0" wp14:editId="78C1D349">
                  <wp:extent cx="5943600" cy="5029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tc>
        <w:tc>
          <w:tcPr>
            <w:tcW w:w="715" w:type="dxa"/>
          </w:tcPr>
          <w:p w14:paraId="1F9378CB" w14:textId="16E736AD" w:rsidR="006E6215" w:rsidRDefault="00225994"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12A06CFD"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D8C21C5" w14:textId="5A8703E9" w:rsidR="00272116" w:rsidRPr="006E6215" w:rsidRDefault="00272116" w:rsidP="00B30324">
            <w:r w:rsidRPr="00272116">
              <w:rPr>
                <w:b w:val="0"/>
              </w:rPr>
              <w:t>Display a legal notice before the user logs in:</w:t>
            </w:r>
            <w:r>
              <w:rPr>
                <w:rFonts w:ascii="Segoe UI" w:hAnsi="Segoe UI" w:cs="Segoe UI"/>
                <w:color w:val="54585C"/>
                <w:sz w:val="21"/>
                <w:szCs w:val="21"/>
                <w:shd w:val="clear" w:color="auto" w:fill="F7F9FB"/>
              </w:rPr>
              <w:t> </w:t>
            </w:r>
          </w:p>
        </w:tc>
        <w:tc>
          <w:tcPr>
            <w:tcW w:w="6570" w:type="dxa"/>
          </w:tcPr>
          <w:p w14:paraId="13F86194" w14:textId="4873CE73" w:rsidR="00272116" w:rsidRDefault="00225994"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C3F13D" wp14:editId="010A7460">
                  <wp:extent cx="4034790" cy="259461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34790" cy="2594610"/>
                          </a:xfrm>
                          <a:prstGeom prst="rect">
                            <a:avLst/>
                          </a:prstGeom>
                        </pic:spPr>
                      </pic:pic>
                    </a:graphicData>
                  </a:graphic>
                </wp:inline>
              </w:drawing>
            </w:r>
          </w:p>
        </w:tc>
        <w:tc>
          <w:tcPr>
            <w:tcW w:w="715" w:type="dxa"/>
          </w:tcPr>
          <w:p w14:paraId="3AC42A88" w14:textId="4604426D" w:rsidR="00272116" w:rsidRDefault="00225994"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272116" w14:paraId="760F1AD0"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674E49D" w14:textId="2207DCCA" w:rsidR="00272116" w:rsidRPr="006E6215" w:rsidRDefault="00272116" w:rsidP="00B30324">
            <w:r w:rsidRPr="00272116">
              <w:rPr>
                <w:b w:val="0"/>
              </w:rPr>
              <w:lastRenderedPageBreak/>
              <w:t>Do not use AUTORUN</w:t>
            </w:r>
          </w:p>
        </w:tc>
        <w:tc>
          <w:tcPr>
            <w:tcW w:w="6570" w:type="dxa"/>
          </w:tcPr>
          <w:p w14:paraId="4D72FF60" w14:textId="377EA695" w:rsidR="00272116" w:rsidRDefault="00225994" w:rsidP="009E65ED">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0C963B2" wp14:editId="190254AB">
                  <wp:extent cx="4034790" cy="2635885"/>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4790" cy="2635885"/>
                          </a:xfrm>
                          <a:prstGeom prst="rect">
                            <a:avLst/>
                          </a:prstGeom>
                        </pic:spPr>
                      </pic:pic>
                    </a:graphicData>
                  </a:graphic>
                </wp:inline>
              </w:drawing>
            </w:r>
          </w:p>
        </w:tc>
        <w:tc>
          <w:tcPr>
            <w:tcW w:w="715" w:type="dxa"/>
          </w:tcPr>
          <w:p w14:paraId="4FBBE363" w14:textId="45CE716C" w:rsidR="00272116" w:rsidRDefault="00225994"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7FEABEC7"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6237E28" w14:textId="77777777" w:rsidR="00272116" w:rsidRPr="00272116" w:rsidRDefault="00272116" w:rsidP="00272116">
            <w:pPr>
              <w:rPr>
                <w:b w:val="0"/>
              </w:rPr>
            </w:pPr>
            <w:r w:rsidRPr="00272116">
              <w:rPr>
                <w:b w:val="0"/>
              </w:rPr>
              <w:t>Configure a machine inactivity limit to protect idle interactive sessions.</w:t>
            </w:r>
          </w:p>
          <w:p w14:paraId="419F01AB" w14:textId="77777777" w:rsidR="00272116" w:rsidRPr="00272116" w:rsidRDefault="00272116" w:rsidP="00B30324">
            <w:pPr>
              <w:rPr>
                <w:b w:val="0"/>
              </w:rPr>
            </w:pPr>
          </w:p>
        </w:tc>
        <w:tc>
          <w:tcPr>
            <w:tcW w:w="6570" w:type="dxa"/>
          </w:tcPr>
          <w:p w14:paraId="0C0FE427" w14:textId="77777777" w:rsidR="00272116" w:rsidRDefault="00272116" w:rsidP="009E65ED">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58B05647" w14:textId="7A3A61AA" w:rsidR="00272116" w:rsidRDefault="00F01407"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6E6215" w14:paraId="71AC9B75"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7DAC4DC" w14:textId="05D4CB1F" w:rsidR="00B377C7" w:rsidRDefault="00B377C7" w:rsidP="00811D61">
            <w:r>
              <w:rPr>
                <w:b w:val="0"/>
              </w:rPr>
              <w:t>Accidental Deletion Protection Enabled ON OUs</w:t>
            </w:r>
          </w:p>
        </w:tc>
        <w:tc>
          <w:tcPr>
            <w:tcW w:w="6570" w:type="dxa"/>
          </w:tcPr>
          <w:p w14:paraId="2EBEFDE5" w14:textId="77777777" w:rsidR="00B377C7" w:rsidRDefault="00B377C7"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701F0917" w14:textId="0D56EEC8" w:rsidR="00B377C7" w:rsidRDefault="00B377C7"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272116" w14:paraId="5201AC6A"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52779857" w14:textId="77777777" w:rsidR="00272116" w:rsidRPr="00272116" w:rsidRDefault="00272116" w:rsidP="00272116">
            <w:pPr>
              <w:rPr>
                <w:b w:val="0"/>
              </w:rPr>
            </w:pPr>
            <w:r w:rsidRPr="00272116">
              <w:rPr>
                <w:b w:val="0"/>
              </w:rPr>
              <w:t>Ensure all volumes are using the NTFS file system.</w:t>
            </w:r>
          </w:p>
          <w:p w14:paraId="29B9D9EC" w14:textId="77777777" w:rsidR="00272116" w:rsidRDefault="00272116" w:rsidP="00811D61">
            <w:pPr>
              <w:rPr>
                <w:b w:val="0"/>
              </w:rPr>
            </w:pPr>
          </w:p>
        </w:tc>
        <w:tc>
          <w:tcPr>
            <w:tcW w:w="6570" w:type="dxa"/>
          </w:tcPr>
          <w:p w14:paraId="59E9EC47" w14:textId="21DDCBD1" w:rsidR="00272116" w:rsidRDefault="00F01407"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E0D363" wp14:editId="501A5B39">
                  <wp:extent cx="4034790" cy="127635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34790" cy="1276350"/>
                          </a:xfrm>
                          <a:prstGeom prst="rect">
                            <a:avLst/>
                          </a:prstGeom>
                        </pic:spPr>
                      </pic:pic>
                    </a:graphicData>
                  </a:graphic>
                </wp:inline>
              </w:drawing>
            </w:r>
          </w:p>
        </w:tc>
        <w:tc>
          <w:tcPr>
            <w:tcW w:w="715" w:type="dxa"/>
          </w:tcPr>
          <w:p w14:paraId="7E1A4CCF" w14:textId="77777777" w:rsidR="00272116" w:rsidRDefault="00272116" w:rsidP="009E65ED">
            <w:pPr>
              <w:jc w:val="both"/>
              <w:cnfStyle w:val="000000000000" w:firstRow="0" w:lastRow="0" w:firstColumn="0" w:lastColumn="0" w:oddVBand="0" w:evenVBand="0" w:oddHBand="0" w:evenHBand="0" w:firstRowFirstColumn="0" w:firstRowLastColumn="0" w:lastRowFirstColumn="0" w:lastRowLastColumn="0"/>
            </w:pPr>
          </w:p>
        </w:tc>
      </w:tr>
      <w:tr w:rsidR="00272116" w14:paraId="0CAA7CD0"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EA4B551" w14:textId="5EE01ED3" w:rsidR="00272116" w:rsidRPr="00272116" w:rsidRDefault="00272116" w:rsidP="00272116">
            <w:pPr>
              <w:rPr>
                <w:b w:val="0"/>
              </w:rPr>
            </w:pPr>
            <w:r w:rsidRPr="00272116">
              <w:rPr>
                <w:b w:val="0"/>
                <w:bCs w:val="0"/>
              </w:rPr>
              <w:t>Monitor and log all privileged activity</w:t>
            </w:r>
            <w:r>
              <w:rPr>
                <w:rFonts w:ascii="Segoe UI" w:hAnsi="Segoe UI" w:cs="Segoe UI"/>
                <w:color w:val="54585C"/>
                <w:sz w:val="21"/>
                <w:szCs w:val="21"/>
                <w:shd w:val="clear" w:color="auto" w:fill="F7F9FB"/>
              </w:rPr>
              <w:t>.</w:t>
            </w:r>
          </w:p>
        </w:tc>
        <w:tc>
          <w:tcPr>
            <w:tcW w:w="6570" w:type="dxa"/>
          </w:tcPr>
          <w:p w14:paraId="2FCC9CFF" w14:textId="77777777" w:rsidR="00272116" w:rsidRDefault="00272116"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57AFC1CB" w14:textId="5B130558" w:rsidR="00272116" w:rsidRDefault="00F01407"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D06F3C" w14:paraId="3475048B"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484790B" w14:textId="616957FB" w:rsidR="00D06F3C" w:rsidRPr="00272116" w:rsidRDefault="00D06F3C" w:rsidP="00272116">
            <w:pPr>
              <w:rPr>
                <w:b w:val="0"/>
                <w:bCs w:val="0"/>
              </w:rPr>
            </w:pPr>
            <w:r w:rsidRPr="00D06F3C">
              <w:rPr>
                <w:b w:val="0"/>
                <w:bCs w:val="0"/>
              </w:rPr>
              <w:lastRenderedPageBreak/>
              <w:t>Secure Built-in Administrator Accounts by checking flag Account is sensitive and cannot be delegated</w:t>
            </w:r>
          </w:p>
        </w:tc>
        <w:tc>
          <w:tcPr>
            <w:tcW w:w="6570" w:type="dxa"/>
          </w:tcPr>
          <w:p w14:paraId="49247D4D" w14:textId="34488096" w:rsidR="00D06F3C" w:rsidRDefault="00D06F3C"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79D946" wp14:editId="49914A04">
                  <wp:extent cx="4034790" cy="37922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4790" cy="3792220"/>
                          </a:xfrm>
                          <a:prstGeom prst="rect">
                            <a:avLst/>
                          </a:prstGeom>
                        </pic:spPr>
                      </pic:pic>
                    </a:graphicData>
                  </a:graphic>
                </wp:inline>
              </w:drawing>
            </w:r>
          </w:p>
        </w:tc>
        <w:tc>
          <w:tcPr>
            <w:tcW w:w="715" w:type="dxa"/>
          </w:tcPr>
          <w:p w14:paraId="17E7D8CE" w14:textId="77777777" w:rsidR="00D06F3C" w:rsidRDefault="00D06F3C" w:rsidP="009E65ED">
            <w:pPr>
              <w:jc w:val="both"/>
              <w:cnfStyle w:val="000000000000" w:firstRow="0" w:lastRow="0" w:firstColumn="0" w:lastColumn="0" w:oddVBand="0" w:evenVBand="0" w:oddHBand="0" w:evenHBand="0" w:firstRowFirstColumn="0" w:firstRowLastColumn="0" w:lastRowFirstColumn="0" w:lastRowLastColumn="0"/>
            </w:pPr>
          </w:p>
        </w:tc>
      </w:tr>
      <w:tr w:rsidR="00272116" w14:paraId="5D68035D"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503CFC6" w14:textId="77777777" w:rsidR="00272116" w:rsidRPr="00272116" w:rsidRDefault="00272116" w:rsidP="00272116">
            <w:pPr>
              <w:rPr>
                <w:b w:val="0"/>
              </w:rPr>
            </w:pPr>
            <w:r w:rsidRPr="00272116">
              <w:rPr>
                <w:b w:val="0"/>
              </w:rPr>
              <w:t>Configure the Event Log retention method to overwrite as needed and size up to 4GB.</w:t>
            </w:r>
          </w:p>
          <w:p w14:paraId="1847FD98" w14:textId="77777777" w:rsidR="00272116" w:rsidRPr="00272116" w:rsidRDefault="00272116" w:rsidP="00272116">
            <w:pPr>
              <w:rPr>
                <w:b w:val="0"/>
              </w:rPr>
            </w:pPr>
          </w:p>
        </w:tc>
        <w:tc>
          <w:tcPr>
            <w:tcW w:w="6570" w:type="dxa"/>
          </w:tcPr>
          <w:p w14:paraId="1CD87DEC" w14:textId="77777777" w:rsidR="00272116" w:rsidRDefault="00272116" w:rsidP="009E65ED">
            <w:pPr>
              <w:jc w:val="both"/>
              <w:cnfStyle w:val="000000100000" w:firstRow="0" w:lastRow="0" w:firstColumn="0" w:lastColumn="0" w:oddVBand="0" w:evenVBand="0" w:oddHBand="1" w:evenHBand="0" w:firstRowFirstColumn="0" w:firstRowLastColumn="0" w:lastRowFirstColumn="0" w:lastRowLastColumn="0"/>
            </w:pPr>
          </w:p>
        </w:tc>
        <w:tc>
          <w:tcPr>
            <w:tcW w:w="715" w:type="dxa"/>
          </w:tcPr>
          <w:p w14:paraId="38638813" w14:textId="4B78C275" w:rsidR="00272116" w:rsidRDefault="00F01407" w:rsidP="009E65ED">
            <w:pPr>
              <w:jc w:val="both"/>
              <w:cnfStyle w:val="000000100000" w:firstRow="0" w:lastRow="0" w:firstColumn="0" w:lastColumn="0" w:oddVBand="0" w:evenVBand="0" w:oddHBand="1" w:evenHBand="0" w:firstRowFirstColumn="0" w:firstRowLastColumn="0" w:lastRowFirstColumn="0" w:lastRowLastColumn="0"/>
            </w:pPr>
            <w:r>
              <w:t>Yes</w:t>
            </w:r>
          </w:p>
        </w:tc>
      </w:tr>
      <w:tr w:rsidR="006E6215" w14:paraId="6B56B1A9"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6DDB2D99" w14:textId="10AB067C" w:rsidR="006A5C7A" w:rsidRPr="006A5C7A" w:rsidRDefault="006A5C7A" w:rsidP="00811D61">
            <w:pPr>
              <w:rPr>
                <w:b w:val="0"/>
              </w:rPr>
            </w:pPr>
            <w:r w:rsidRPr="006A5C7A">
              <w:rPr>
                <w:b w:val="0"/>
              </w:rPr>
              <w:t xml:space="preserve">Domain Functional level </w:t>
            </w:r>
            <w:r w:rsidR="007E14EE" w:rsidRPr="006A5C7A">
              <w:rPr>
                <w:b w:val="0"/>
              </w:rPr>
              <w:t>‘Windows</w:t>
            </w:r>
            <w:r w:rsidRPr="006A5C7A">
              <w:rPr>
                <w:b w:val="0"/>
              </w:rPr>
              <w:t xml:space="preserve"> 2012 R2”</w:t>
            </w:r>
          </w:p>
        </w:tc>
        <w:tc>
          <w:tcPr>
            <w:tcW w:w="6570" w:type="dxa"/>
          </w:tcPr>
          <w:p w14:paraId="0C714284" w14:textId="5B847D7F" w:rsidR="006A5C7A" w:rsidRDefault="00264669" w:rsidP="009E65ED">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4CF564C" wp14:editId="607AFD47">
                  <wp:extent cx="3272936" cy="228619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75745" cy="2288153"/>
                          </a:xfrm>
                          <a:prstGeom prst="rect">
                            <a:avLst/>
                          </a:prstGeom>
                        </pic:spPr>
                      </pic:pic>
                    </a:graphicData>
                  </a:graphic>
                </wp:inline>
              </w:drawing>
            </w:r>
          </w:p>
        </w:tc>
        <w:tc>
          <w:tcPr>
            <w:tcW w:w="715" w:type="dxa"/>
          </w:tcPr>
          <w:p w14:paraId="70118636" w14:textId="676916CB" w:rsidR="006A5C7A" w:rsidRDefault="00264669" w:rsidP="009E65ED">
            <w:pPr>
              <w:jc w:val="both"/>
              <w:cnfStyle w:val="000000000000" w:firstRow="0" w:lastRow="0" w:firstColumn="0" w:lastColumn="0" w:oddVBand="0" w:evenVBand="0" w:oddHBand="0" w:evenHBand="0" w:firstRowFirstColumn="0" w:firstRowLastColumn="0" w:lastRowFirstColumn="0" w:lastRowLastColumn="0"/>
            </w:pPr>
            <w:r>
              <w:t>Yes</w:t>
            </w:r>
          </w:p>
        </w:tc>
      </w:tr>
      <w:tr w:rsidR="006E6215" w14:paraId="7469FE86"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4336E2F" w14:textId="59AAF480" w:rsidR="00B377C7" w:rsidRDefault="00B377C7" w:rsidP="00B377C7">
            <w:r>
              <w:rPr>
                <w:b w:val="0"/>
              </w:rPr>
              <w:lastRenderedPageBreak/>
              <w:t>All Admin Should be</w:t>
            </w:r>
            <w:r w:rsidRPr="005C156F">
              <w:rPr>
                <w:b w:val="0"/>
              </w:rPr>
              <w:t xml:space="preserve"> Protected Users” Security Group</w:t>
            </w:r>
            <w:r>
              <w:rPr>
                <w:b w:val="0"/>
              </w:rPr>
              <w:t>”</w:t>
            </w:r>
          </w:p>
        </w:tc>
        <w:tc>
          <w:tcPr>
            <w:tcW w:w="6570" w:type="dxa"/>
          </w:tcPr>
          <w:p w14:paraId="5416E5ED" w14:textId="2D2E72C8" w:rsidR="00B377C7"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9F630CE" wp14:editId="462C98E2">
                  <wp:extent cx="2901462" cy="3303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02955" cy="3305345"/>
                          </a:xfrm>
                          <a:prstGeom prst="rect">
                            <a:avLst/>
                          </a:prstGeom>
                        </pic:spPr>
                      </pic:pic>
                    </a:graphicData>
                  </a:graphic>
                </wp:inline>
              </w:drawing>
            </w:r>
          </w:p>
        </w:tc>
        <w:tc>
          <w:tcPr>
            <w:tcW w:w="715" w:type="dxa"/>
          </w:tcPr>
          <w:p w14:paraId="0D7FA1AC" w14:textId="5425D0C7"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r w:rsidR="006E6215" w14:paraId="22A3CE93" w14:textId="5BAB72EE" w:rsidTr="008A234F">
        <w:tc>
          <w:tcPr>
            <w:cnfStyle w:val="001000000000" w:firstRow="0" w:lastRow="0" w:firstColumn="1" w:lastColumn="0" w:oddVBand="0" w:evenVBand="0" w:oddHBand="0" w:evenHBand="0" w:firstRowFirstColumn="0" w:firstRowLastColumn="0" w:lastRowFirstColumn="0" w:lastRowLastColumn="0"/>
            <w:tcW w:w="2065" w:type="dxa"/>
          </w:tcPr>
          <w:p w14:paraId="11EDB240" w14:textId="76F553AD" w:rsidR="00B377C7" w:rsidRPr="00811D61" w:rsidRDefault="00B377C7" w:rsidP="00B377C7">
            <w:pPr>
              <w:rPr>
                <w:b w:val="0"/>
              </w:rPr>
            </w:pPr>
            <w:r>
              <w:rPr>
                <w:b w:val="0"/>
              </w:rPr>
              <w:t xml:space="preserve">Rename </w:t>
            </w:r>
            <w:r w:rsidRPr="00811D61">
              <w:rPr>
                <w:b w:val="0"/>
              </w:rPr>
              <w:t>Domain Administrator Account</w:t>
            </w:r>
          </w:p>
        </w:tc>
        <w:tc>
          <w:tcPr>
            <w:tcW w:w="6570" w:type="dxa"/>
          </w:tcPr>
          <w:p w14:paraId="66DC0B21"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5B650D52" w14:textId="49C73B4F"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6D6108">
              <w:t>Yes</w:t>
            </w:r>
          </w:p>
        </w:tc>
      </w:tr>
      <w:tr w:rsidR="006E6215" w14:paraId="1D2675DC"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BE7DDD2" w14:textId="5F1ED926" w:rsidR="00B10EB4" w:rsidRDefault="00B10EB4" w:rsidP="00B377C7">
            <w:pPr>
              <w:rPr>
                <w:b w:val="0"/>
              </w:rPr>
            </w:pPr>
            <w:r>
              <w:rPr>
                <w:b w:val="0"/>
              </w:rPr>
              <w:t xml:space="preserve">Least Privilege Group and Users </w:t>
            </w:r>
          </w:p>
        </w:tc>
        <w:tc>
          <w:tcPr>
            <w:tcW w:w="6570" w:type="dxa"/>
          </w:tcPr>
          <w:p w14:paraId="79358073" w14:textId="18CEDAFA" w:rsidR="00B10EB4"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2B35F98" wp14:editId="3F700193">
                  <wp:extent cx="2496517" cy="262010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4302" cy="2628278"/>
                          </a:xfrm>
                          <a:prstGeom prst="rect">
                            <a:avLst/>
                          </a:prstGeom>
                        </pic:spPr>
                      </pic:pic>
                    </a:graphicData>
                  </a:graphic>
                </wp:inline>
              </w:drawing>
            </w:r>
          </w:p>
        </w:tc>
        <w:tc>
          <w:tcPr>
            <w:tcW w:w="715" w:type="dxa"/>
          </w:tcPr>
          <w:p w14:paraId="148DC0B4" w14:textId="08D95B42" w:rsidR="00B10EB4" w:rsidRPr="006D6108" w:rsidRDefault="00B10EB4" w:rsidP="00B377C7">
            <w:pPr>
              <w:jc w:val="both"/>
              <w:cnfStyle w:val="000000100000" w:firstRow="0" w:lastRow="0" w:firstColumn="0" w:lastColumn="0" w:oddVBand="0" w:evenVBand="0" w:oddHBand="1" w:evenHBand="0" w:firstRowFirstColumn="0" w:firstRowLastColumn="0" w:lastRowFirstColumn="0" w:lastRowLastColumn="0"/>
            </w:pPr>
            <w:r>
              <w:t>Yes</w:t>
            </w:r>
          </w:p>
        </w:tc>
      </w:tr>
      <w:tr w:rsidR="006E6215" w14:paraId="6078A4EA"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0F5B903C" w14:textId="77777777" w:rsidR="00B377C7" w:rsidRPr="005C156F" w:rsidRDefault="00B377C7" w:rsidP="00B377C7">
            <w:pPr>
              <w:rPr>
                <w:b w:val="0"/>
              </w:rPr>
            </w:pPr>
            <w:r w:rsidRPr="005C156F">
              <w:rPr>
                <w:b w:val="0"/>
              </w:rPr>
              <w:t>All domain authentication should be set to: “Send NTLMv2 response only\refuse LM &amp; NTLM.”</w:t>
            </w:r>
          </w:p>
          <w:p w14:paraId="13028881" w14:textId="77777777" w:rsidR="00B377C7" w:rsidRDefault="00B377C7" w:rsidP="00B377C7"/>
        </w:tc>
        <w:tc>
          <w:tcPr>
            <w:tcW w:w="6570" w:type="dxa"/>
          </w:tcPr>
          <w:p w14:paraId="633B6E77"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7A09AE82" w14:textId="7B3B22E8"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6D6108">
              <w:t>Yes</w:t>
            </w:r>
          </w:p>
        </w:tc>
      </w:tr>
      <w:tr w:rsidR="006E6215" w14:paraId="3B797BE2" w14:textId="5D9B22E3"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138B23A" w14:textId="42E3BCEE" w:rsidR="00B377C7" w:rsidRPr="00811D61" w:rsidRDefault="00B377C7" w:rsidP="00B377C7">
            <w:pPr>
              <w:rPr>
                <w:b w:val="0"/>
              </w:rPr>
            </w:pPr>
            <w:r>
              <w:rPr>
                <w:b w:val="0"/>
              </w:rPr>
              <w:t xml:space="preserve">Disable  </w:t>
            </w:r>
            <w:r w:rsidRPr="00811D61">
              <w:rPr>
                <w:b w:val="0"/>
              </w:rPr>
              <w:t xml:space="preserve"> Net Bios over TCP/IP</w:t>
            </w:r>
          </w:p>
        </w:tc>
        <w:tc>
          <w:tcPr>
            <w:tcW w:w="6570" w:type="dxa"/>
          </w:tcPr>
          <w:p w14:paraId="7719FFDB" w14:textId="74E5EBD6"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t xml:space="preserve">Disable NetBIOS over TCP/IP </w:t>
            </w:r>
          </w:p>
        </w:tc>
        <w:tc>
          <w:tcPr>
            <w:tcW w:w="715" w:type="dxa"/>
          </w:tcPr>
          <w:p w14:paraId="23963B27" w14:textId="26B71CFD"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4970D441"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754CCB3" w14:textId="01692328" w:rsidR="002A5429" w:rsidRDefault="002A5429" w:rsidP="00B377C7">
            <w:pPr>
              <w:rPr>
                <w:b w:val="0"/>
              </w:rPr>
            </w:pPr>
            <w:r>
              <w:rPr>
                <w:b w:val="0"/>
              </w:rPr>
              <w:lastRenderedPageBreak/>
              <w:t>Enable Name Service Logging</w:t>
            </w:r>
          </w:p>
        </w:tc>
        <w:tc>
          <w:tcPr>
            <w:tcW w:w="6570" w:type="dxa"/>
          </w:tcPr>
          <w:p w14:paraId="1B3DC2A6" w14:textId="3BF0F2E6" w:rsidR="002A5429" w:rsidRDefault="00837AF8" w:rsidP="00B377C7">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A32E5C" wp14:editId="6B9F9102">
                  <wp:extent cx="2539413" cy="3042139"/>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41117" cy="3044180"/>
                          </a:xfrm>
                          <a:prstGeom prst="rect">
                            <a:avLst/>
                          </a:prstGeom>
                        </pic:spPr>
                      </pic:pic>
                    </a:graphicData>
                  </a:graphic>
                </wp:inline>
              </w:drawing>
            </w:r>
          </w:p>
        </w:tc>
        <w:tc>
          <w:tcPr>
            <w:tcW w:w="715" w:type="dxa"/>
          </w:tcPr>
          <w:p w14:paraId="2B61290E" w14:textId="7B4883CA" w:rsidR="002A5429" w:rsidRPr="006D6108" w:rsidRDefault="002A5429" w:rsidP="00B377C7">
            <w:pPr>
              <w:jc w:val="both"/>
              <w:cnfStyle w:val="000000000000" w:firstRow="0" w:lastRow="0" w:firstColumn="0" w:lastColumn="0" w:oddVBand="0" w:evenVBand="0" w:oddHBand="0" w:evenHBand="0" w:firstRowFirstColumn="0" w:firstRowLastColumn="0" w:lastRowFirstColumn="0" w:lastRowLastColumn="0"/>
            </w:pPr>
            <w:r>
              <w:t>Yes</w:t>
            </w:r>
          </w:p>
        </w:tc>
      </w:tr>
      <w:tr w:rsidR="006E6215" w14:paraId="305E1A46"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3B965BC" w14:textId="10305ECC" w:rsidR="00B377C7" w:rsidRDefault="00B377C7" w:rsidP="00B377C7">
            <w:r>
              <w:rPr>
                <w:b w:val="0"/>
              </w:rPr>
              <w:t>DNS to Only Support Secure Dynamic Update</w:t>
            </w:r>
          </w:p>
        </w:tc>
        <w:tc>
          <w:tcPr>
            <w:tcW w:w="6570" w:type="dxa"/>
          </w:tcPr>
          <w:p w14:paraId="3A80A604" w14:textId="1A42F996" w:rsidR="00B377C7"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66DA9DD" wp14:editId="1BAB9F62">
                  <wp:extent cx="2920126" cy="35520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2875" cy="3555437"/>
                          </a:xfrm>
                          <a:prstGeom prst="rect">
                            <a:avLst/>
                          </a:prstGeom>
                        </pic:spPr>
                      </pic:pic>
                    </a:graphicData>
                  </a:graphic>
                </wp:inline>
              </w:drawing>
            </w:r>
          </w:p>
        </w:tc>
        <w:tc>
          <w:tcPr>
            <w:tcW w:w="715" w:type="dxa"/>
          </w:tcPr>
          <w:p w14:paraId="746DB8F9" w14:textId="59DFCF61"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345C4F13"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31CF4B06" w14:textId="7979F60E" w:rsidR="00DF371A" w:rsidRDefault="00DF371A" w:rsidP="00B377C7">
            <w:pPr>
              <w:rPr>
                <w:b w:val="0"/>
              </w:rPr>
            </w:pPr>
            <w:r>
              <w:rPr>
                <w:b w:val="0"/>
              </w:rPr>
              <w:lastRenderedPageBreak/>
              <w:t>Enable Event Viewer Logging</w:t>
            </w:r>
          </w:p>
        </w:tc>
        <w:tc>
          <w:tcPr>
            <w:tcW w:w="6570" w:type="dxa"/>
          </w:tcPr>
          <w:p w14:paraId="787DFAD2" w14:textId="133F107E" w:rsidR="00DF371A" w:rsidRDefault="00837AF8" w:rsidP="00B377C7">
            <w:pPr>
              <w:jc w:val="both"/>
              <w:cnfStyle w:val="000000000000" w:firstRow="0" w:lastRow="0" w:firstColumn="0" w:lastColumn="0" w:oddVBand="0" w:evenVBand="0" w:oddHBand="0" w:evenHBand="0" w:firstRowFirstColumn="0" w:firstRowLastColumn="0" w:lastRowFirstColumn="0" w:lastRowLastColumn="0"/>
            </w:pPr>
            <w:r>
              <w:object w:dxaOrig="6120" w:dyaOrig="3795" w14:anchorId="37F97B41">
                <v:shape id="_x0000_i1026" type="#_x0000_t75" style="width:302.5pt;height:187.5pt" o:ole="">
                  <v:imagedata r:id="rId34" o:title=""/>
                </v:shape>
                <o:OLEObject Type="Embed" ProgID="PBrush" ShapeID="_x0000_i1026" DrawAspect="Content" ObjectID="_1840855753" r:id="rId35"/>
              </w:object>
            </w:r>
          </w:p>
        </w:tc>
        <w:tc>
          <w:tcPr>
            <w:tcW w:w="715" w:type="dxa"/>
          </w:tcPr>
          <w:p w14:paraId="140C3BBC" w14:textId="03B74FD0" w:rsidR="00DF371A" w:rsidRPr="006D6108" w:rsidRDefault="00DF371A" w:rsidP="00B377C7">
            <w:pPr>
              <w:jc w:val="both"/>
              <w:cnfStyle w:val="000000000000" w:firstRow="0" w:lastRow="0" w:firstColumn="0" w:lastColumn="0" w:oddVBand="0" w:evenVBand="0" w:oddHBand="0" w:evenHBand="0" w:firstRowFirstColumn="0" w:firstRowLastColumn="0" w:lastRowFirstColumn="0" w:lastRowLastColumn="0"/>
            </w:pPr>
            <w:r>
              <w:t>Yes</w:t>
            </w:r>
          </w:p>
        </w:tc>
      </w:tr>
      <w:tr w:rsidR="006E6215" w14:paraId="74A4BB4D"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F11754" w14:textId="104D2ECB" w:rsidR="002A5429" w:rsidRDefault="002A5429" w:rsidP="00B377C7">
            <w:pPr>
              <w:rPr>
                <w:b w:val="0"/>
              </w:rPr>
            </w:pPr>
            <w:r>
              <w:rPr>
                <w:b w:val="0"/>
              </w:rPr>
              <w:t>DNS</w:t>
            </w:r>
            <w:r w:rsidR="00BA27AB">
              <w:rPr>
                <w:b w:val="0"/>
              </w:rPr>
              <w:t xml:space="preserve"> Secure Cache against pollution should be enabled </w:t>
            </w:r>
          </w:p>
        </w:tc>
        <w:tc>
          <w:tcPr>
            <w:tcW w:w="6570" w:type="dxa"/>
          </w:tcPr>
          <w:p w14:paraId="3918C117" w14:textId="2F1D0C53" w:rsidR="002A5429"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86E9523" wp14:editId="5A680427">
                  <wp:extent cx="2795954" cy="3325491"/>
                  <wp:effectExtent l="0" t="0" r="444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9924" cy="3330213"/>
                          </a:xfrm>
                          <a:prstGeom prst="rect">
                            <a:avLst/>
                          </a:prstGeom>
                        </pic:spPr>
                      </pic:pic>
                    </a:graphicData>
                  </a:graphic>
                </wp:inline>
              </w:drawing>
            </w:r>
          </w:p>
        </w:tc>
        <w:tc>
          <w:tcPr>
            <w:tcW w:w="715" w:type="dxa"/>
          </w:tcPr>
          <w:p w14:paraId="05B46574" w14:textId="164E5647" w:rsidR="002A5429" w:rsidRPr="006D6108" w:rsidRDefault="00BA27AB" w:rsidP="00B377C7">
            <w:pPr>
              <w:jc w:val="both"/>
              <w:cnfStyle w:val="000000100000" w:firstRow="0" w:lastRow="0" w:firstColumn="0" w:lastColumn="0" w:oddVBand="0" w:evenVBand="0" w:oddHBand="1" w:evenHBand="0" w:firstRowFirstColumn="0" w:firstRowLastColumn="0" w:lastRowFirstColumn="0" w:lastRowLastColumn="0"/>
            </w:pPr>
            <w:r>
              <w:t>Yes</w:t>
            </w:r>
          </w:p>
        </w:tc>
      </w:tr>
      <w:tr w:rsidR="006E6215" w14:paraId="3E3DE3FE"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33626232" w14:textId="67606AED" w:rsidR="00B377C7" w:rsidRDefault="00B377C7" w:rsidP="00B377C7">
            <w:r>
              <w:rPr>
                <w:b w:val="0"/>
              </w:rPr>
              <w:t>All Site should be bind with Subnet ID</w:t>
            </w:r>
          </w:p>
        </w:tc>
        <w:tc>
          <w:tcPr>
            <w:tcW w:w="6570" w:type="dxa"/>
          </w:tcPr>
          <w:p w14:paraId="605DDF45"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0C4B425F" w14:textId="7A23A24A"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411A31F3"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4DD4FDC" w14:textId="1E0D78FB" w:rsidR="00963BA8" w:rsidRDefault="00963BA8" w:rsidP="00B377C7">
            <w:pPr>
              <w:rPr>
                <w:b w:val="0"/>
              </w:rPr>
            </w:pPr>
            <w:r>
              <w:rPr>
                <w:b w:val="0"/>
              </w:rPr>
              <w:lastRenderedPageBreak/>
              <w:t>Enable Name Protection on DHCP</w:t>
            </w:r>
          </w:p>
        </w:tc>
        <w:tc>
          <w:tcPr>
            <w:tcW w:w="6570" w:type="dxa"/>
          </w:tcPr>
          <w:p w14:paraId="594D6750" w14:textId="6E454D9E" w:rsidR="00963BA8"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3BF93DE" wp14:editId="17989407">
                  <wp:extent cx="3848100" cy="4324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48100" cy="4324350"/>
                          </a:xfrm>
                          <a:prstGeom prst="rect">
                            <a:avLst/>
                          </a:prstGeom>
                        </pic:spPr>
                      </pic:pic>
                    </a:graphicData>
                  </a:graphic>
                </wp:inline>
              </w:drawing>
            </w:r>
          </w:p>
        </w:tc>
        <w:tc>
          <w:tcPr>
            <w:tcW w:w="715" w:type="dxa"/>
          </w:tcPr>
          <w:p w14:paraId="09815157" w14:textId="4493B045" w:rsidR="00963BA8" w:rsidRPr="006D6108" w:rsidRDefault="00837AF8" w:rsidP="00B377C7">
            <w:pPr>
              <w:jc w:val="both"/>
              <w:cnfStyle w:val="000000100000" w:firstRow="0" w:lastRow="0" w:firstColumn="0" w:lastColumn="0" w:oddVBand="0" w:evenVBand="0" w:oddHBand="1" w:evenHBand="0" w:firstRowFirstColumn="0" w:firstRowLastColumn="0" w:lastRowFirstColumn="0" w:lastRowLastColumn="0"/>
            </w:pPr>
            <w:r>
              <w:t>Yes</w:t>
            </w:r>
          </w:p>
        </w:tc>
      </w:tr>
      <w:tr w:rsidR="006E6215" w14:paraId="2D342F06"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48B6E73" w14:textId="45FCC3A9" w:rsidR="00B377C7" w:rsidRDefault="00B377C7" w:rsidP="00B377C7">
            <w:r>
              <w:rPr>
                <w:b w:val="0"/>
              </w:rPr>
              <w:t>SysVol &amp; NTDS to be Excluded by Anti-Virus</w:t>
            </w:r>
          </w:p>
        </w:tc>
        <w:tc>
          <w:tcPr>
            <w:tcW w:w="6570" w:type="dxa"/>
          </w:tcPr>
          <w:p w14:paraId="34190ADE"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3FC2BF5D" w14:textId="4415D9DC"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32D37888"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AF2D411" w14:textId="75C3BA84" w:rsidR="00B377C7" w:rsidRDefault="00B377C7" w:rsidP="00B377C7">
            <w:r>
              <w:rPr>
                <w:b w:val="0"/>
              </w:rPr>
              <w:t>Enable Active Directory Recycle Bin</w:t>
            </w:r>
          </w:p>
        </w:tc>
        <w:tc>
          <w:tcPr>
            <w:tcW w:w="6570" w:type="dxa"/>
          </w:tcPr>
          <w:p w14:paraId="50BE8E94" w14:textId="411E831E" w:rsidR="00B377C7" w:rsidRDefault="00837AF8"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A98DBE2" wp14:editId="6538399A">
                  <wp:extent cx="5943600" cy="1316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316990"/>
                          </a:xfrm>
                          <a:prstGeom prst="rect">
                            <a:avLst/>
                          </a:prstGeom>
                        </pic:spPr>
                      </pic:pic>
                    </a:graphicData>
                  </a:graphic>
                </wp:inline>
              </w:drawing>
            </w:r>
          </w:p>
        </w:tc>
        <w:tc>
          <w:tcPr>
            <w:tcW w:w="715" w:type="dxa"/>
          </w:tcPr>
          <w:p w14:paraId="3970AE17" w14:textId="155392D5"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532B51D5" w14:textId="583CF2C6" w:rsidTr="008A234F">
        <w:tc>
          <w:tcPr>
            <w:cnfStyle w:val="001000000000" w:firstRow="0" w:lastRow="0" w:firstColumn="1" w:lastColumn="0" w:oddVBand="0" w:evenVBand="0" w:oddHBand="0" w:evenHBand="0" w:firstRowFirstColumn="0" w:firstRowLastColumn="0" w:lastRowFirstColumn="0" w:lastRowLastColumn="0"/>
            <w:tcW w:w="2065" w:type="dxa"/>
          </w:tcPr>
          <w:p w14:paraId="3E924DC4" w14:textId="3A589F41" w:rsidR="00B377C7" w:rsidRPr="00811D61" w:rsidRDefault="00B377C7" w:rsidP="00B377C7">
            <w:pPr>
              <w:rPr>
                <w:b w:val="0"/>
              </w:rPr>
            </w:pPr>
            <w:r>
              <w:rPr>
                <w:b w:val="0"/>
              </w:rPr>
              <w:lastRenderedPageBreak/>
              <w:t>Set</w:t>
            </w:r>
            <w:r w:rsidRPr="00811D61">
              <w:rPr>
                <w:b w:val="0"/>
              </w:rPr>
              <w:t xml:space="preserve"> 8.3 Naming </w:t>
            </w:r>
            <w:r>
              <w:rPr>
                <w:b w:val="0"/>
              </w:rPr>
              <w:t xml:space="preserve">Creation on a per Volume basis </w:t>
            </w:r>
          </w:p>
        </w:tc>
        <w:tc>
          <w:tcPr>
            <w:tcW w:w="6570" w:type="dxa"/>
          </w:tcPr>
          <w:p w14:paraId="0DBE28AE" w14:textId="0D63E7EB"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C4EBF3" wp14:editId="6A818EC8">
                  <wp:extent cx="4123592" cy="2663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37130" cy="2672570"/>
                          </a:xfrm>
                          <a:prstGeom prst="rect">
                            <a:avLst/>
                          </a:prstGeom>
                        </pic:spPr>
                      </pic:pic>
                    </a:graphicData>
                  </a:graphic>
                </wp:inline>
              </w:drawing>
            </w:r>
          </w:p>
        </w:tc>
        <w:tc>
          <w:tcPr>
            <w:tcW w:w="715" w:type="dxa"/>
          </w:tcPr>
          <w:p w14:paraId="353A6A00" w14:textId="4234BAEA"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506C0CA6"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E33673" w14:textId="0381E149" w:rsidR="00B377C7" w:rsidRPr="00B377C7" w:rsidRDefault="00B377C7" w:rsidP="00B377C7">
            <w:pPr>
              <w:rPr>
                <w:b w:val="0"/>
              </w:rPr>
            </w:pPr>
            <w:r w:rsidRPr="00B377C7">
              <w:rPr>
                <w:b w:val="0"/>
              </w:rPr>
              <w:t>Enable LSA Protection</w:t>
            </w:r>
          </w:p>
        </w:tc>
        <w:tc>
          <w:tcPr>
            <w:tcW w:w="6570" w:type="dxa"/>
          </w:tcPr>
          <w:p w14:paraId="48AC94F8" w14:textId="77777777" w:rsidR="00B377C7" w:rsidRDefault="00B377C7" w:rsidP="00B377C7">
            <w:pPr>
              <w:jc w:val="both"/>
              <w:cnfStyle w:val="000000100000" w:firstRow="0" w:lastRow="0" w:firstColumn="0" w:lastColumn="0" w:oddVBand="0" w:evenVBand="0" w:oddHBand="1" w:evenHBand="0" w:firstRowFirstColumn="0" w:firstRowLastColumn="0" w:lastRowFirstColumn="0" w:lastRowLastColumn="0"/>
              <w:rPr>
                <w:noProof/>
              </w:rPr>
            </w:pPr>
          </w:p>
        </w:tc>
        <w:tc>
          <w:tcPr>
            <w:tcW w:w="715" w:type="dxa"/>
          </w:tcPr>
          <w:p w14:paraId="1FDBDAF8" w14:textId="7BF36C0F"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r w:rsidR="006E6215" w14:paraId="71146D8D" w14:textId="1C05005C" w:rsidTr="008A234F">
        <w:tc>
          <w:tcPr>
            <w:cnfStyle w:val="001000000000" w:firstRow="0" w:lastRow="0" w:firstColumn="1" w:lastColumn="0" w:oddVBand="0" w:evenVBand="0" w:oddHBand="0" w:evenHBand="0" w:firstRowFirstColumn="0" w:firstRowLastColumn="0" w:lastRowFirstColumn="0" w:lastRowLastColumn="0"/>
            <w:tcW w:w="2065" w:type="dxa"/>
          </w:tcPr>
          <w:p w14:paraId="3FEF422E" w14:textId="5EEF19F2" w:rsidR="00B377C7" w:rsidRPr="00811D61" w:rsidRDefault="00B377C7" w:rsidP="00B377C7">
            <w:pPr>
              <w:rPr>
                <w:b w:val="0"/>
              </w:rPr>
            </w:pPr>
            <w:r w:rsidRPr="00811D61">
              <w:rPr>
                <w:b w:val="0"/>
              </w:rPr>
              <w:t xml:space="preserve">Disable SMB v1 </w:t>
            </w:r>
          </w:p>
        </w:tc>
        <w:tc>
          <w:tcPr>
            <w:tcW w:w="6570" w:type="dxa"/>
          </w:tcPr>
          <w:p w14:paraId="777E67B3"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7A7BA0">
              <w:rPr>
                <w:noProof/>
              </w:rPr>
              <w:drawing>
                <wp:inline distT="0" distB="0" distL="0" distR="0" wp14:anchorId="2C1BCD44" wp14:editId="35544313">
                  <wp:extent cx="4140835" cy="13100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51791" cy="1313520"/>
                          </a:xfrm>
                          <a:prstGeom prst="rect">
                            <a:avLst/>
                          </a:prstGeom>
                        </pic:spPr>
                      </pic:pic>
                    </a:graphicData>
                  </a:graphic>
                </wp:inline>
              </w:drawing>
            </w:r>
          </w:p>
          <w:p w14:paraId="5E153B98"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p w14:paraId="53E6E12D" w14:textId="16F4A947"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AC7AC7">
              <w:rPr>
                <w:b/>
              </w:rPr>
              <w:t>Enable SMBv2/3</w:t>
            </w:r>
          </w:p>
          <w:p w14:paraId="58CAA478" w14:textId="5B5966B8"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FC685DA" wp14:editId="42B0FC8C">
                  <wp:extent cx="4202723" cy="10312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06739" cy="1032225"/>
                          </a:xfrm>
                          <a:prstGeom prst="rect">
                            <a:avLst/>
                          </a:prstGeom>
                        </pic:spPr>
                      </pic:pic>
                    </a:graphicData>
                  </a:graphic>
                </wp:inline>
              </w:drawing>
            </w:r>
          </w:p>
        </w:tc>
        <w:tc>
          <w:tcPr>
            <w:tcW w:w="715" w:type="dxa"/>
          </w:tcPr>
          <w:p w14:paraId="06EB92C8" w14:textId="44857F79"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6D6108">
              <w:t>Yes</w:t>
            </w:r>
          </w:p>
        </w:tc>
      </w:tr>
      <w:tr w:rsidR="006E6215" w14:paraId="4DD71DCA" w14:textId="6BF40DB5"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7BBB1E2" w14:textId="3095337F" w:rsidR="00B377C7" w:rsidRPr="00811D61" w:rsidRDefault="00B377C7" w:rsidP="00B377C7">
            <w:pPr>
              <w:rPr>
                <w:b w:val="0"/>
              </w:rPr>
            </w:pPr>
            <w:r>
              <w:rPr>
                <w:b w:val="0"/>
              </w:rPr>
              <w:t xml:space="preserve">Disable  </w:t>
            </w:r>
            <w:r w:rsidRPr="00811D61">
              <w:rPr>
                <w:b w:val="0"/>
              </w:rPr>
              <w:t xml:space="preserve"> RDP</w:t>
            </w:r>
          </w:p>
        </w:tc>
        <w:tc>
          <w:tcPr>
            <w:tcW w:w="6570" w:type="dxa"/>
          </w:tcPr>
          <w:p w14:paraId="36A40817" w14:textId="64D55D7D"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t xml:space="preserve">RDP Will be disabled </w:t>
            </w:r>
          </w:p>
        </w:tc>
        <w:tc>
          <w:tcPr>
            <w:tcW w:w="715" w:type="dxa"/>
          </w:tcPr>
          <w:p w14:paraId="0CBECE3F" w14:textId="507820E5"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sidRPr="006D6108">
              <w:t>Yes</w:t>
            </w:r>
          </w:p>
        </w:tc>
      </w:tr>
      <w:tr w:rsidR="006E6215" w14:paraId="43469CB5" w14:textId="34CE1C73" w:rsidTr="008A234F">
        <w:tc>
          <w:tcPr>
            <w:cnfStyle w:val="001000000000" w:firstRow="0" w:lastRow="0" w:firstColumn="1" w:lastColumn="0" w:oddVBand="0" w:evenVBand="0" w:oddHBand="0" w:evenHBand="0" w:firstRowFirstColumn="0" w:firstRowLastColumn="0" w:lastRowFirstColumn="0" w:lastRowLastColumn="0"/>
            <w:tcW w:w="2065" w:type="dxa"/>
          </w:tcPr>
          <w:p w14:paraId="546A7E43" w14:textId="1C5FB5AD" w:rsidR="00B377C7" w:rsidRPr="00811D61" w:rsidRDefault="00B377C7" w:rsidP="00B377C7">
            <w:pPr>
              <w:rPr>
                <w:b w:val="0"/>
              </w:rPr>
            </w:pPr>
            <w:r>
              <w:rPr>
                <w:b w:val="0"/>
              </w:rPr>
              <w:t>Disable Telnet Services</w:t>
            </w:r>
          </w:p>
        </w:tc>
        <w:tc>
          <w:tcPr>
            <w:tcW w:w="6570" w:type="dxa"/>
          </w:tcPr>
          <w:p w14:paraId="147ABA37"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6226352D" w14:textId="2B92C629"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106C130E"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D4119EA" w14:textId="7E7E438A" w:rsidR="00B377C7" w:rsidRDefault="00B377C7" w:rsidP="00B377C7">
            <w:pPr>
              <w:rPr>
                <w:b w:val="0"/>
              </w:rPr>
            </w:pPr>
            <w:r w:rsidRPr="00262069">
              <w:rPr>
                <w:b w:val="0"/>
              </w:rPr>
              <w:t>Apply UAC restrictions to local accounts on network logon</w:t>
            </w:r>
          </w:p>
        </w:tc>
        <w:tc>
          <w:tcPr>
            <w:tcW w:w="6570" w:type="dxa"/>
          </w:tcPr>
          <w:p w14:paraId="358BE493" w14:textId="50401661" w:rsidR="00B377C7" w:rsidRDefault="00B377C7" w:rsidP="00B377C7">
            <w:pPr>
              <w:jc w:val="both"/>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5A76247" wp14:editId="0E76BCCC">
                  <wp:extent cx="4132162" cy="130096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55465" cy="1308298"/>
                          </a:xfrm>
                          <a:prstGeom prst="rect">
                            <a:avLst/>
                          </a:prstGeom>
                        </pic:spPr>
                      </pic:pic>
                    </a:graphicData>
                  </a:graphic>
                </wp:inline>
              </w:drawing>
            </w:r>
          </w:p>
        </w:tc>
        <w:tc>
          <w:tcPr>
            <w:tcW w:w="715" w:type="dxa"/>
          </w:tcPr>
          <w:p w14:paraId="52CCA894" w14:textId="38C8EBFC"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15C4A2B9"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1D1019A" w14:textId="493422B7" w:rsidR="00B377C7" w:rsidRPr="00262069" w:rsidRDefault="00B377C7" w:rsidP="00B377C7">
            <w:pPr>
              <w:rPr>
                <w:b w:val="0"/>
              </w:rPr>
            </w:pPr>
            <w:r>
              <w:rPr>
                <w:b w:val="0"/>
              </w:rPr>
              <w:t>DNS Zone</w:t>
            </w:r>
          </w:p>
        </w:tc>
        <w:tc>
          <w:tcPr>
            <w:tcW w:w="6570" w:type="dxa"/>
          </w:tcPr>
          <w:p w14:paraId="0A374757" w14:textId="6006E146" w:rsidR="00B377C7" w:rsidRDefault="00B377C7" w:rsidP="00B377C7">
            <w:pPr>
              <w:jc w:val="both"/>
              <w:cnfStyle w:val="000000000000" w:firstRow="0" w:lastRow="0" w:firstColumn="0" w:lastColumn="0" w:oddVBand="0" w:evenVBand="0" w:oddHBand="0" w:evenHBand="0" w:firstRowFirstColumn="0" w:firstRowLastColumn="0" w:lastRowFirstColumn="0" w:lastRowLastColumn="0"/>
              <w:rPr>
                <w:noProof/>
              </w:rPr>
            </w:pPr>
            <w:r>
              <w:rPr>
                <w:noProof/>
              </w:rPr>
              <w:t xml:space="preserve">AD Integrated Zone , Replication set to All domain controler </w:t>
            </w:r>
          </w:p>
        </w:tc>
        <w:tc>
          <w:tcPr>
            <w:tcW w:w="715" w:type="dxa"/>
          </w:tcPr>
          <w:p w14:paraId="05B898A5" w14:textId="0F11FB44" w:rsidR="00B377C7" w:rsidRPr="00AC7AC7" w:rsidRDefault="00B377C7" w:rsidP="00B377C7">
            <w:pPr>
              <w:jc w:val="both"/>
              <w:cnfStyle w:val="000000000000" w:firstRow="0" w:lastRow="0" w:firstColumn="0" w:lastColumn="0" w:oddVBand="0" w:evenVBand="0" w:oddHBand="0" w:evenHBand="0" w:firstRowFirstColumn="0" w:firstRowLastColumn="0" w:lastRowFirstColumn="0" w:lastRowLastColumn="0"/>
              <w:rPr>
                <w:b/>
              </w:rPr>
            </w:pPr>
            <w:r w:rsidRPr="006D6108">
              <w:t>Yes</w:t>
            </w:r>
          </w:p>
        </w:tc>
      </w:tr>
      <w:tr w:rsidR="006E6215" w14:paraId="1C697E6B" w14:textId="77777777" w:rsidTr="008A2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AF1EC6" w14:textId="1B6897EC" w:rsidR="00B377C7" w:rsidRPr="00262069" w:rsidRDefault="00B377C7" w:rsidP="00B377C7">
            <w:pPr>
              <w:rPr>
                <w:b w:val="0"/>
              </w:rPr>
            </w:pPr>
            <w:r>
              <w:rPr>
                <w:b w:val="0"/>
              </w:rPr>
              <w:lastRenderedPageBreak/>
              <w:t xml:space="preserve">DNS Scavenging </w:t>
            </w:r>
          </w:p>
        </w:tc>
        <w:tc>
          <w:tcPr>
            <w:tcW w:w="6570" w:type="dxa"/>
          </w:tcPr>
          <w:p w14:paraId="593C446E" w14:textId="75044FFF" w:rsidR="00B377C7" w:rsidRDefault="00837AF8" w:rsidP="00B377C7">
            <w:pPr>
              <w:jc w:val="both"/>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417DEF63" wp14:editId="33C8E64B">
                  <wp:extent cx="2690446" cy="27689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92809" cy="2771378"/>
                          </a:xfrm>
                          <a:prstGeom prst="rect">
                            <a:avLst/>
                          </a:prstGeom>
                        </pic:spPr>
                      </pic:pic>
                    </a:graphicData>
                  </a:graphic>
                </wp:inline>
              </w:drawing>
            </w:r>
          </w:p>
        </w:tc>
        <w:tc>
          <w:tcPr>
            <w:tcW w:w="715" w:type="dxa"/>
          </w:tcPr>
          <w:p w14:paraId="781A1A22" w14:textId="3FE11594" w:rsidR="00B377C7" w:rsidRPr="00AC7AC7" w:rsidRDefault="00B377C7" w:rsidP="00B377C7">
            <w:pPr>
              <w:jc w:val="both"/>
              <w:cnfStyle w:val="000000100000" w:firstRow="0" w:lastRow="0" w:firstColumn="0" w:lastColumn="0" w:oddVBand="0" w:evenVBand="0" w:oddHBand="1" w:evenHBand="0" w:firstRowFirstColumn="0" w:firstRowLastColumn="0" w:lastRowFirstColumn="0" w:lastRowLastColumn="0"/>
              <w:rPr>
                <w:b/>
              </w:rPr>
            </w:pPr>
            <w:r w:rsidRPr="006D6108">
              <w:t>Yes</w:t>
            </w:r>
          </w:p>
        </w:tc>
      </w:tr>
      <w:tr w:rsidR="006E6215" w14:paraId="034E9140" w14:textId="77777777" w:rsidTr="008A234F">
        <w:tc>
          <w:tcPr>
            <w:cnfStyle w:val="001000000000" w:firstRow="0" w:lastRow="0" w:firstColumn="1" w:lastColumn="0" w:oddVBand="0" w:evenVBand="0" w:oddHBand="0" w:evenHBand="0" w:firstRowFirstColumn="0" w:firstRowLastColumn="0" w:lastRowFirstColumn="0" w:lastRowLastColumn="0"/>
            <w:tcW w:w="2065" w:type="dxa"/>
          </w:tcPr>
          <w:p w14:paraId="4AED7F66" w14:textId="0E8E5001" w:rsidR="00B377C7" w:rsidRDefault="00B377C7" w:rsidP="00B377C7">
            <w:pPr>
              <w:rPr>
                <w:b w:val="0"/>
              </w:rPr>
            </w:pPr>
            <w:r>
              <w:rPr>
                <w:b w:val="0"/>
              </w:rPr>
              <w:t xml:space="preserve">Install Anti-Virus </w:t>
            </w:r>
          </w:p>
        </w:tc>
        <w:tc>
          <w:tcPr>
            <w:tcW w:w="6570" w:type="dxa"/>
          </w:tcPr>
          <w:p w14:paraId="143D5495" w14:textId="77777777"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p>
        </w:tc>
        <w:tc>
          <w:tcPr>
            <w:tcW w:w="715" w:type="dxa"/>
          </w:tcPr>
          <w:p w14:paraId="0FE29A85" w14:textId="3905993F" w:rsidR="00B377C7" w:rsidRDefault="00B377C7" w:rsidP="00B377C7">
            <w:pPr>
              <w:jc w:val="both"/>
              <w:cnfStyle w:val="000000000000" w:firstRow="0" w:lastRow="0" w:firstColumn="0" w:lastColumn="0" w:oddVBand="0" w:evenVBand="0" w:oddHBand="0" w:evenHBand="0" w:firstRowFirstColumn="0" w:firstRowLastColumn="0" w:lastRowFirstColumn="0" w:lastRowLastColumn="0"/>
            </w:pPr>
            <w:r w:rsidRPr="006D6108">
              <w:t>Yes</w:t>
            </w:r>
          </w:p>
        </w:tc>
      </w:tr>
    </w:tbl>
    <w:p w14:paraId="03B24B12" w14:textId="0B0F6714" w:rsidR="009E65ED" w:rsidRDefault="009E65ED" w:rsidP="009E65ED">
      <w:pPr>
        <w:jc w:val="both"/>
      </w:pPr>
    </w:p>
    <w:p w14:paraId="7FBBB085" w14:textId="23222E5B" w:rsidR="0006789F" w:rsidRDefault="0006789F" w:rsidP="0006789F">
      <w:pPr>
        <w:pStyle w:val="Heading1"/>
        <w:rPr>
          <w:b/>
        </w:rPr>
      </w:pPr>
      <w:bookmarkStart w:id="26" w:name="_Toc14502253"/>
      <w:r>
        <w:rPr>
          <w:b/>
        </w:rPr>
        <w:t>Server Services Hardening Check List</w:t>
      </w:r>
      <w:bookmarkEnd w:id="26"/>
      <w:r>
        <w:rPr>
          <w:b/>
        </w:rPr>
        <w:t xml:space="preserve"> </w:t>
      </w:r>
    </w:p>
    <w:p w14:paraId="045C6A35" w14:textId="65A2EF6E" w:rsidR="0006789F" w:rsidRDefault="0006789F" w:rsidP="0006789F">
      <w:pPr>
        <w:jc w:val="both"/>
      </w:pPr>
      <w:r>
        <w:t xml:space="preserve">Below is the Hardening guideline for all </w:t>
      </w:r>
      <w:r w:rsidR="00206D6F">
        <w:t xml:space="preserve">Domain </w:t>
      </w:r>
      <w:r w:rsidR="00E1107E">
        <w:t>Controller Server</w:t>
      </w:r>
      <w:r>
        <w:t xml:space="preserve"> in GIC Environment.</w:t>
      </w:r>
    </w:p>
    <w:tbl>
      <w:tblPr>
        <w:tblStyle w:val="GridTable4-Accent1"/>
        <w:tblW w:w="0" w:type="auto"/>
        <w:tblLook w:val="04A0" w:firstRow="1" w:lastRow="0" w:firstColumn="1" w:lastColumn="0" w:noHBand="0" w:noVBand="1"/>
      </w:tblPr>
      <w:tblGrid>
        <w:gridCol w:w="2394"/>
        <w:gridCol w:w="1561"/>
        <w:gridCol w:w="4328"/>
        <w:gridCol w:w="1067"/>
      </w:tblGrid>
      <w:tr w:rsidR="006A734F" w14:paraId="6F951C7E" w14:textId="77777777" w:rsidTr="006A7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86317AB" w14:textId="448741B6" w:rsidR="006A734F" w:rsidRDefault="006A734F" w:rsidP="001872B3">
            <w:pPr>
              <w:jc w:val="center"/>
            </w:pPr>
            <w:r>
              <w:t>Services</w:t>
            </w:r>
          </w:p>
        </w:tc>
        <w:tc>
          <w:tcPr>
            <w:tcW w:w="1561" w:type="dxa"/>
          </w:tcPr>
          <w:p w14:paraId="3C8FDF9A" w14:textId="5919AA24"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r>
              <w:t>Status</w:t>
            </w:r>
          </w:p>
        </w:tc>
        <w:tc>
          <w:tcPr>
            <w:tcW w:w="4328" w:type="dxa"/>
          </w:tcPr>
          <w:p w14:paraId="517D17C8" w14:textId="77777777"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p>
        </w:tc>
        <w:tc>
          <w:tcPr>
            <w:tcW w:w="1067" w:type="dxa"/>
          </w:tcPr>
          <w:p w14:paraId="7681E0AC" w14:textId="3B4B4404" w:rsidR="006A734F" w:rsidRDefault="006A734F" w:rsidP="001872B3">
            <w:pPr>
              <w:jc w:val="center"/>
              <w:cnfStyle w:val="100000000000" w:firstRow="1" w:lastRow="0" w:firstColumn="0" w:lastColumn="0" w:oddVBand="0" w:evenVBand="0" w:oddHBand="0" w:evenHBand="0" w:firstRowFirstColumn="0" w:firstRowLastColumn="0" w:lastRowFirstColumn="0" w:lastRowLastColumn="0"/>
            </w:pPr>
            <w:r>
              <w:t>Yes / No</w:t>
            </w:r>
          </w:p>
        </w:tc>
      </w:tr>
      <w:tr w:rsidR="006A734F" w14:paraId="55CA044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6731146" w14:textId="56107FB6" w:rsidR="006A734F" w:rsidRPr="00811D61" w:rsidRDefault="006A734F" w:rsidP="001872B3">
            <w:pPr>
              <w:rPr>
                <w:b w:val="0"/>
              </w:rPr>
            </w:pPr>
            <w:r>
              <w:rPr>
                <w:b w:val="0"/>
              </w:rPr>
              <w:t>Printer Spooler Service</w:t>
            </w:r>
          </w:p>
        </w:tc>
        <w:tc>
          <w:tcPr>
            <w:tcW w:w="1561" w:type="dxa"/>
          </w:tcPr>
          <w:p w14:paraId="476A7BE0" w14:textId="04DD7D33" w:rsidR="006A734F" w:rsidRPr="00195886" w:rsidRDefault="006A734F" w:rsidP="001872B3">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54202664" w14:textId="64E13F9C" w:rsidR="006A734F" w:rsidRPr="00C6257E" w:rsidRDefault="00125B74" w:rsidP="001872B3">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if you do not have a printer attached to your computer and you do not use software with virtual printers such as Microsoft XPS Document Writer or Snagit for instance, you can disable it</w:t>
            </w:r>
          </w:p>
        </w:tc>
        <w:tc>
          <w:tcPr>
            <w:tcW w:w="1067" w:type="dxa"/>
          </w:tcPr>
          <w:p w14:paraId="5B1F2B39" w14:textId="470634B0" w:rsidR="006A734F" w:rsidRPr="00195886" w:rsidRDefault="006A734F" w:rsidP="001872B3">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Yes</w:t>
            </w:r>
          </w:p>
        </w:tc>
      </w:tr>
      <w:tr w:rsidR="00C6257E" w14:paraId="0B76F1B0"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4213A23D" w14:textId="6F42E620" w:rsidR="00C6257E" w:rsidRPr="00811D61" w:rsidRDefault="00C6257E" w:rsidP="00C6257E">
            <w:pPr>
              <w:rPr>
                <w:b w:val="0"/>
              </w:rPr>
            </w:pPr>
            <w:r>
              <w:rPr>
                <w:b w:val="0"/>
              </w:rPr>
              <w:t>Telnet Services</w:t>
            </w:r>
          </w:p>
        </w:tc>
        <w:tc>
          <w:tcPr>
            <w:tcW w:w="1561" w:type="dxa"/>
          </w:tcPr>
          <w:p w14:paraId="0643D4B5" w14:textId="470EBEB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3D226A8C" w14:textId="77777777"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7343CF5C" w14:textId="4314F37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6D18042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5FD8255" w14:textId="7BC11809" w:rsidR="00C6257E" w:rsidRPr="00811D61" w:rsidRDefault="00C6257E" w:rsidP="00C6257E">
            <w:pPr>
              <w:rPr>
                <w:b w:val="0"/>
              </w:rPr>
            </w:pPr>
            <w:r>
              <w:rPr>
                <w:b w:val="0"/>
              </w:rPr>
              <w:t xml:space="preserve">Remote Registry </w:t>
            </w:r>
          </w:p>
        </w:tc>
        <w:tc>
          <w:tcPr>
            <w:tcW w:w="1561" w:type="dxa"/>
          </w:tcPr>
          <w:p w14:paraId="497DD703" w14:textId="1BB67940"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79286E98" w14:textId="2E85BF6B"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this service enables remote users to modify the Windows Registry. Some say that having this service turned on can pose security issues, and therefore, choose to disable it.</w:t>
            </w:r>
          </w:p>
        </w:tc>
        <w:tc>
          <w:tcPr>
            <w:tcW w:w="1067" w:type="dxa"/>
          </w:tcPr>
          <w:p w14:paraId="7BAE69A6" w14:textId="52D1F53F"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C6257E" w14:paraId="76ABB147"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4D64604D" w14:textId="7CC1B399" w:rsidR="00C6257E" w:rsidRPr="00811D61" w:rsidRDefault="00C6257E" w:rsidP="00C6257E">
            <w:pPr>
              <w:rPr>
                <w:b w:val="0"/>
              </w:rPr>
            </w:pPr>
            <w:r>
              <w:rPr>
                <w:b w:val="0"/>
              </w:rPr>
              <w:t xml:space="preserve">Net.Tcp Port Sharing </w:t>
            </w:r>
          </w:p>
        </w:tc>
        <w:tc>
          <w:tcPr>
            <w:tcW w:w="1561" w:type="dxa"/>
          </w:tcPr>
          <w:p w14:paraId="1ECF47DC" w14:textId="6B3CEEF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51E2B242" w14:textId="681AEB84"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r w:rsidRPr="00C6257E">
              <w:t>Provides ability to share TCP ports over the net.tcp protocol.</w:t>
            </w:r>
          </w:p>
        </w:tc>
        <w:tc>
          <w:tcPr>
            <w:tcW w:w="1067" w:type="dxa"/>
          </w:tcPr>
          <w:p w14:paraId="11048D41" w14:textId="16034438"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632703D4"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3BCF99D" w14:textId="0D5F2C12" w:rsidR="00C6257E" w:rsidRPr="00811D61" w:rsidRDefault="00C6257E" w:rsidP="00C6257E">
            <w:pPr>
              <w:rPr>
                <w:b w:val="0"/>
              </w:rPr>
            </w:pPr>
            <w:r>
              <w:rPr>
                <w:b w:val="0"/>
              </w:rPr>
              <w:t>Software Protection</w:t>
            </w:r>
          </w:p>
        </w:tc>
        <w:tc>
          <w:tcPr>
            <w:tcW w:w="1561" w:type="dxa"/>
          </w:tcPr>
          <w:p w14:paraId="73C0C995" w14:textId="1567C995" w:rsidR="00C6257E" w:rsidRPr="00195886" w:rsidRDefault="009434D5" w:rsidP="00C6257E">
            <w:pPr>
              <w:jc w:val="both"/>
              <w:cnfStyle w:val="000000100000" w:firstRow="0" w:lastRow="0" w:firstColumn="0" w:lastColumn="0" w:oddVBand="0" w:evenVBand="0" w:oddHBand="1" w:evenHBand="0" w:firstRowFirstColumn="0" w:firstRowLastColumn="0" w:lastRowFirstColumn="0" w:lastRowLastColumn="0"/>
              <w:rPr>
                <w:bCs/>
              </w:rPr>
            </w:pPr>
            <w:r>
              <w:rPr>
                <w:bCs/>
              </w:rPr>
              <w:t xml:space="preserve">Disabled </w:t>
            </w:r>
          </w:p>
        </w:tc>
        <w:tc>
          <w:tcPr>
            <w:tcW w:w="4328" w:type="dxa"/>
          </w:tcPr>
          <w:p w14:paraId="4926AB9F" w14:textId="77777777"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46025942" w14:textId="01012918"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C6257E" w14:paraId="78C76066"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6ACAC776" w14:textId="06F795CA" w:rsidR="00C6257E" w:rsidRPr="00811D61" w:rsidRDefault="00C6257E" w:rsidP="00C6257E">
            <w:pPr>
              <w:rPr>
                <w:b w:val="0"/>
              </w:rPr>
            </w:pPr>
            <w:r>
              <w:rPr>
                <w:b w:val="0"/>
              </w:rPr>
              <w:t xml:space="preserve">Routing and Remote Access </w:t>
            </w:r>
          </w:p>
        </w:tc>
        <w:tc>
          <w:tcPr>
            <w:tcW w:w="1561" w:type="dxa"/>
          </w:tcPr>
          <w:p w14:paraId="0052E5D8" w14:textId="6397E4CE"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195886">
              <w:rPr>
                <w:b/>
              </w:rPr>
              <w:t>Disabled</w:t>
            </w:r>
          </w:p>
        </w:tc>
        <w:tc>
          <w:tcPr>
            <w:tcW w:w="4328" w:type="dxa"/>
          </w:tcPr>
          <w:p w14:paraId="7CB9CACE" w14:textId="1EDC97CE" w:rsidR="00C6257E" w:rsidRPr="00C6257E" w:rsidRDefault="00C6257E" w:rsidP="00C6257E">
            <w:pPr>
              <w:jc w:val="both"/>
              <w:cnfStyle w:val="000000000000" w:firstRow="0" w:lastRow="0" w:firstColumn="0" w:lastColumn="0" w:oddVBand="0" w:evenVBand="0" w:oddHBand="0" w:evenHBand="0" w:firstRowFirstColumn="0" w:firstRowLastColumn="0" w:lastRowFirstColumn="0" w:lastRowLastColumn="0"/>
            </w:pPr>
            <w:r w:rsidRPr="00C6257E">
              <w:t>This service offers routing services to businesses in local area and wide area networks. It allows computers to dial into the local computer for it to get access to the local network</w:t>
            </w:r>
          </w:p>
        </w:tc>
        <w:tc>
          <w:tcPr>
            <w:tcW w:w="1067" w:type="dxa"/>
          </w:tcPr>
          <w:p w14:paraId="07483935" w14:textId="1802F681" w:rsidR="00C6257E" w:rsidRPr="00195886" w:rsidRDefault="00C6257E" w:rsidP="00C6257E">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C6257E" w14:paraId="48B84C4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3CA0F7A" w14:textId="782C62D4" w:rsidR="00C6257E" w:rsidRPr="00811D61" w:rsidRDefault="00C6257E" w:rsidP="00C6257E">
            <w:pPr>
              <w:rPr>
                <w:b w:val="0"/>
              </w:rPr>
            </w:pPr>
            <w:r>
              <w:rPr>
                <w:b w:val="0"/>
              </w:rPr>
              <w:t>Remote Desktop Services</w:t>
            </w:r>
          </w:p>
        </w:tc>
        <w:tc>
          <w:tcPr>
            <w:tcW w:w="1561" w:type="dxa"/>
          </w:tcPr>
          <w:p w14:paraId="49C06B33" w14:textId="3E21D413"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195886">
              <w:rPr>
                <w:bCs/>
              </w:rPr>
              <w:t>Disabled</w:t>
            </w:r>
          </w:p>
        </w:tc>
        <w:tc>
          <w:tcPr>
            <w:tcW w:w="4328" w:type="dxa"/>
          </w:tcPr>
          <w:p w14:paraId="4CE5D9B0" w14:textId="77CBFFFD" w:rsidR="00C6257E" w:rsidRPr="00C6257E"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Remote Desktop Protocol is a protocol developed by Microsoft which provides Windows users with a graphical interface to another computer. it is safe to disable this service</w:t>
            </w:r>
          </w:p>
        </w:tc>
        <w:tc>
          <w:tcPr>
            <w:tcW w:w="1067" w:type="dxa"/>
          </w:tcPr>
          <w:p w14:paraId="75DD5FFC" w14:textId="4B01D7A9" w:rsidR="00C6257E" w:rsidRPr="00195886" w:rsidRDefault="00C6257E" w:rsidP="00C6257E">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61FBA4D3"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E4AA64" w14:textId="5FE8DC1E" w:rsidR="009434D5" w:rsidRDefault="009434D5" w:rsidP="009434D5">
            <w:pPr>
              <w:rPr>
                <w:b w:val="0"/>
              </w:rPr>
            </w:pPr>
            <w:r w:rsidRPr="00257059">
              <w:rPr>
                <w:b w:val="0"/>
              </w:rPr>
              <w:lastRenderedPageBreak/>
              <w:t>Portable Device Enumerator Service</w:t>
            </w:r>
          </w:p>
        </w:tc>
        <w:tc>
          <w:tcPr>
            <w:tcW w:w="1561" w:type="dxa"/>
          </w:tcPr>
          <w:p w14:paraId="1A69B2EB" w14:textId="2FADD62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6401AD1F" w14:textId="69FD2648"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Enforces group policy for removable mass-storage devices. Enables applications such as Windows Media Player and Image Import Wizard to transfer and synchronize content using removable mass-storage devices.</w:t>
            </w:r>
          </w:p>
        </w:tc>
        <w:tc>
          <w:tcPr>
            <w:tcW w:w="1067" w:type="dxa"/>
          </w:tcPr>
          <w:p w14:paraId="2F5B709B" w14:textId="20BB4DD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159A04C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C3F0E5E" w14:textId="63AE2C0D" w:rsidR="009434D5" w:rsidRPr="00195886" w:rsidRDefault="009434D5" w:rsidP="009434D5">
            <w:pPr>
              <w:rPr>
                <w:b w:val="0"/>
              </w:rPr>
            </w:pPr>
            <w:r w:rsidRPr="00195886">
              <w:rPr>
                <w:b w:val="0"/>
              </w:rPr>
              <w:t>Printer Extensions and Notifications</w:t>
            </w:r>
          </w:p>
        </w:tc>
        <w:tc>
          <w:tcPr>
            <w:tcW w:w="1561" w:type="dxa"/>
          </w:tcPr>
          <w:p w14:paraId="5A17072F" w14:textId="3AFDC70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407B8A83" w14:textId="634609D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This service opens custom printer dialog boxes and handles notifications from a remote print server or a printer.</w:t>
            </w:r>
          </w:p>
        </w:tc>
        <w:tc>
          <w:tcPr>
            <w:tcW w:w="1067" w:type="dxa"/>
          </w:tcPr>
          <w:p w14:paraId="5E7DA7C4" w14:textId="4CA68DC5"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12483D38"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AF9F38F" w14:textId="599C9591" w:rsidR="009434D5" w:rsidRDefault="009434D5" w:rsidP="009434D5">
            <w:pPr>
              <w:rPr>
                <w:b w:val="0"/>
              </w:rPr>
            </w:pPr>
            <w:r w:rsidRPr="00125B74">
              <w:rPr>
                <w:b w:val="0"/>
              </w:rPr>
              <w:t>Remote Desktop Services User</w:t>
            </w:r>
            <w:r w:rsidR="00EB0CC0">
              <w:rPr>
                <w:b w:val="0"/>
              </w:rPr>
              <w:t xml:space="preserve"> </w:t>
            </w:r>
            <w:r w:rsidRPr="00125B74">
              <w:rPr>
                <w:b w:val="0"/>
              </w:rPr>
              <w:t>Mode Port Redirector:</w:t>
            </w:r>
          </w:p>
        </w:tc>
        <w:tc>
          <w:tcPr>
            <w:tcW w:w="1561" w:type="dxa"/>
          </w:tcPr>
          <w:p w14:paraId="32016E1F" w14:textId="34C81841"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7BEA6570" w14:textId="56D73D9D"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Allows the redirection of Printers/Drives/Ports for RDP connections</w:t>
            </w:r>
          </w:p>
        </w:tc>
        <w:tc>
          <w:tcPr>
            <w:tcW w:w="1067" w:type="dxa"/>
          </w:tcPr>
          <w:p w14:paraId="6A427325" w14:textId="2C9995C9"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4907E2F5"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153BBED" w14:textId="3A9313BE" w:rsidR="009434D5" w:rsidRDefault="009434D5" w:rsidP="009434D5">
            <w:pPr>
              <w:rPr>
                <w:b w:val="0"/>
              </w:rPr>
            </w:pPr>
            <w:r>
              <w:rPr>
                <w:b w:val="0"/>
              </w:rPr>
              <w:t>Fax</w:t>
            </w:r>
          </w:p>
        </w:tc>
        <w:tc>
          <w:tcPr>
            <w:tcW w:w="1561" w:type="dxa"/>
          </w:tcPr>
          <w:p w14:paraId="645D5567" w14:textId="5B5FB70D"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4375BB00"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6BA2363E" w14:textId="69E9845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714E9E1"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2216AF" w14:textId="5324A16A" w:rsidR="009434D5" w:rsidRDefault="009434D5" w:rsidP="009434D5">
            <w:pPr>
              <w:rPr>
                <w:b w:val="0"/>
              </w:rPr>
            </w:pPr>
            <w:r w:rsidRPr="00257059">
              <w:rPr>
                <w:b w:val="0"/>
              </w:rPr>
              <w:t>Radio Management Service</w:t>
            </w:r>
          </w:p>
        </w:tc>
        <w:tc>
          <w:tcPr>
            <w:tcW w:w="1561" w:type="dxa"/>
          </w:tcPr>
          <w:p w14:paraId="71CD3633" w14:textId="01FE49D0"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68A541D4" w14:textId="60428ACF"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Radio Management and Airplane Mode Service</w:t>
            </w:r>
          </w:p>
        </w:tc>
        <w:tc>
          <w:tcPr>
            <w:tcW w:w="1067" w:type="dxa"/>
          </w:tcPr>
          <w:p w14:paraId="26DB533C" w14:textId="3E877E89"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AE3FD8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E9AA359" w14:textId="4FF78594" w:rsidR="009434D5" w:rsidRDefault="009434D5" w:rsidP="009434D5">
            <w:pPr>
              <w:rPr>
                <w:b w:val="0"/>
              </w:rPr>
            </w:pPr>
            <w:r w:rsidRPr="003C692A">
              <w:rPr>
                <w:b w:val="0"/>
              </w:rPr>
              <w:t>Internet Connection Sharing (ICS)</w:t>
            </w:r>
          </w:p>
        </w:tc>
        <w:tc>
          <w:tcPr>
            <w:tcW w:w="1561" w:type="dxa"/>
          </w:tcPr>
          <w:p w14:paraId="1D797F13" w14:textId="420075A9"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DAC7BDD" w14:textId="223DF00D"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Provides network address translation, addressing, name resolution and/or intrusion prevention services for a home or small office network.</w:t>
            </w:r>
          </w:p>
        </w:tc>
        <w:tc>
          <w:tcPr>
            <w:tcW w:w="1067" w:type="dxa"/>
          </w:tcPr>
          <w:p w14:paraId="590CCB66" w14:textId="0C2F479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6A4846A2"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115CF16" w14:textId="671CD00D" w:rsidR="009434D5" w:rsidRPr="003C692A" w:rsidRDefault="009434D5" w:rsidP="009434D5">
            <w:pPr>
              <w:rPr>
                <w:b w:val="0"/>
              </w:rPr>
            </w:pPr>
            <w:r w:rsidRPr="00257059">
              <w:rPr>
                <w:b w:val="0"/>
              </w:rPr>
              <w:t>Sensor Data Service</w:t>
            </w:r>
          </w:p>
        </w:tc>
        <w:tc>
          <w:tcPr>
            <w:tcW w:w="1561" w:type="dxa"/>
          </w:tcPr>
          <w:p w14:paraId="4CB65576" w14:textId="129A0632"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09F95AE0" w14:textId="4FF40825"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Delivers data from a variety of sensors</w:t>
            </w:r>
          </w:p>
        </w:tc>
        <w:tc>
          <w:tcPr>
            <w:tcW w:w="1067" w:type="dxa"/>
          </w:tcPr>
          <w:p w14:paraId="3E1FF008" w14:textId="0CD92513"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225774B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AAB5F5E" w14:textId="77777777" w:rsidR="009434D5" w:rsidRPr="003C692A" w:rsidRDefault="009434D5" w:rsidP="009434D5">
            <w:pPr>
              <w:rPr>
                <w:b w:val="0"/>
              </w:rPr>
            </w:pPr>
          </w:p>
        </w:tc>
        <w:tc>
          <w:tcPr>
            <w:tcW w:w="1561" w:type="dxa"/>
          </w:tcPr>
          <w:p w14:paraId="7B768B7C" w14:textId="39EC7033"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0DD21B4C"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506DE0D7" w14:textId="01700181"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393F0C8E"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77829024" w14:textId="5341B651" w:rsidR="009434D5" w:rsidRDefault="009434D5" w:rsidP="009434D5">
            <w:pPr>
              <w:rPr>
                <w:b w:val="0"/>
              </w:rPr>
            </w:pPr>
            <w:r w:rsidRPr="003C692A">
              <w:rPr>
                <w:b w:val="0"/>
              </w:rPr>
              <w:t>Internet Explorer ETW Collector Service</w:t>
            </w:r>
          </w:p>
        </w:tc>
        <w:tc>
          <w:tcPr>
            <w:tcW w:w="1561" w:type="dxa"/>
          </w:tcPr>
          <w:p w14:paraId="66E09C54" w14:textId="152D227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57ECAFFC"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51DA280B" w14:textId="4652DB06"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045CEBB"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2D18644" w14:textId="731DC11F" w:rsidR="009434D5" w:rsidRDefault="009434D5" w:rsidP="009434D5">
            <w:pPr>
              <w:rPr>
                <w:b w:val="0"/>
              </w:rPr>
            </w:pPr>
            <w:r w:rsidRPr="003C692A">
              <w:rPr>
                <w:b w:val="0"/>
              </w:rPr>
              <w:t>Telephony</w:t>
            </w:r>
          </w:p>
        </w:tc>
        <w:tc>
          <w:tcPr>
            <w:tcW w:w="1561" w:type="dxa"/>
          </w:tcPr>
          <w:p w14:paraId="7B18C101" w14:textId="64234C22"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55A46558"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7FB14F8D" w14:textId="3E9A4366"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97AF6D8"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2118B52D" w14:textId="463E9422" w:rsidR="009434D5" w:rsidRDefault="009434D5" w:rsidP="009434D5">
            <w:pPr>
              <w:rPr>
                <w:b w:val="0"/>
              </w:rPr>
            </w:pPr>
            <w:r>
              <w:rPr>
                <w:b w:val="0"/>
              </w:rPr>
              <w:t>Windows Audio</w:t>
            </w:r>
          </w:p>
        </w:tc>
        <w:tc>
          <w:tcPr>
            <w:tcW w:w="1561" w:type="dxa"/>
          </w:tcPr>
          <w:p w14:paraId="4BEB3FA3" w14:textId="02BB8166"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4AC3500A"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p>
        </w:tc>
        <w:tc>
          <w:tcPr>
            <w:tcW w:w="1067" w:type="dxa"/>
          </w:tcPr>
          <w:p w14:paraId="1AF52436" w14:textId="271AAE1C"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3E38869D"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42A7E4A" w14:textId="249CB4A9" w:rsidR="009434D5" w:rsidRPr="00D10E99" w:rsidRDefault="009434D5" w:rsidP="009434D5">
            <w:pPr>
              <w:rPr>
                <w:b w:val="0"/>
              </w:rPr>
            </w:pPr>
            <w:r w:rsidRPr="00D10E99">
              <w:rPr>
                <w:b w:val="0"/>
              </w:rPr>
              <w:t>AllJoyn Router Service</w:t>
            </w:r>
          </w:p>
        </w:tc>
        <w:tc>
          <w:tcPr>
            <w:tcW w:w="1561" w:type="dxa"/>
          </w:tcPr>
          <w:p w14:paraId="3D3B978D" w14:textId="6E5FE9DD"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280BC093" w14:textId="58A01A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enables Windows to communicate with nearby internet of Things devices. Unless you have such devices, you do not need this service to run</w:t>
            </w:r>
          </w:p>
        </w:tc>
        <w:tc>
          <w:tcPr>
            <w:tcW w:w="1067" w:type="dxa"/>
          </w:tcPr>
          <w:p w14:paraId="3231DEAE" w14:textId="45962D7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0D19845C"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E30A31F" w14:textId="708C5CFA" w:rsidR="009434D5" w:rsidRPr="00D10E99" w:rsidRDefault="009434D5" w:rsidP="009434D5">
            <w:pPr>
              <w:rPr>
                <w:b w:val="0"/>
              </w:rPr>
            </w:pPr>
            <w:r w:rsidRPr="00D10E99">
              <w:rPr>
                <w:b w:val="0"/>
              </w:rPr>
              <w:t>Application Layer Gateway Service</w:t>
            </w:r>
          </w:p>
        </w:tc>
        <w:tc>
          <w:tcPr>
            <w:tcW w:w="1561" w:type="dxa"/>
          </w:tcPr>
          <w:p w14:paraId="7AEE84B8" w14:textId="5F7419D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2B668A58" w14:textId="28D0A99C"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offers support for 3rd party protocol plug-ins for Internet Connection Sharing. Modern computers do not need or use such features so this service can be safely disabled</w:t>
            </w:r>
          </w:p>
        </w:tc>
        <w:tc>
          <w:tcPr>
            <w:tcW w:w="1067" w:type="dxa"/>
          </w:tcPr>
          <w:p w14:paraId="17D6236B" w14:textId="2D5BA233"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29997CA"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ED1CC68" w14:textId="32C26D33" w:rsidR="009434D5" w:rsidRPr="00D10E99" w:rsidRDefault="009434D5" w:rsidP="009434D5">
            <w:pPr>
              <w:rPr>
                <w:b w:val="0"/>
              </w:rPr>
            </w:pPr>
            <w:r w:rsidRPr="00257059">
              <w:rPr>
                <w:b w:val="0"/>
              </w:rPr>
              <w:t>Windows Image Acquisition (WIA)</w:t>
            </w:r>
          </w:p>
        </w:tc>
        <w:tc>
          <w:tcPr>
            <w:tcW w:w="1561" w:type="dxa"/>
          </w:tcPr>
          <w:p w14:paraId="119B7D9D" w14:textId="0410D60E"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152E9C9F" w14:textId="12C3C21C"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Provides image acquisition services for scanners and cameras</w:t>
            </w:r>
          </w:p>
        </w:tc>
        <w:tc>
          <w:tcPr>
            <w:tcW w:w="1067" w:type="dxa"/>
          </w:tcPr>
          <w:p w14:paraId="383B3629" w14:textId="2F6A4230"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27CEBD05"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829BF37" w14:textId="2325F3C6" w:rsidR="009434D5" w:rsidRPr="00195886" w:rsidRDefault="009434D5" w:rsidP="009434D5">
            <w:pPr>
              <w:rPr>
                <w:b w:val="0"/>
              </w:rPr>
            </w:pPr>
            <w:r w:rsidRPr="00195886">
              <w:rPr>
                <w:b w:val="0"/>
              </w:rPr>
              <w:t>Bluetooth Audio Gateway Service</w:t>
            </w:r>
          </w:p>
        </w:tc>
        <w:tc>
          <w:tcPr>
            <w:tcW w:w="1561" w:type="dxa"/>
          </w:tcPr>
          <w:p w14:paraId="5499732D" w14:textId="14F0955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1DE46928" w14:textId="1F17B9E2"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allows you to configure Cortana while using Bluetooth. If you do not have Bluetooth on your device or if you do not intend to talk to Cortana using a Bluetooth headset, you can disable it</w:t>
            </w:r>
          </w:p>
        </w:tc>
        <w:tc>
          <w:tcPr>
            <w:tcW w:w="1067" w:type="dxa"/>
          </w:tcPr>
          <w:p w14:paraId="5EA2D4E8" w14:textId="1A7A061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53B12D75"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414F5D7" w14:textId="16C632EF" w:rsidR="009434D5" w:rsidRPr="00195886" w:rsidRDefault="009434D5" w:rsidP="009434D5">
            <w:pPr>
              <w:rPr>
                <w:b w:val="0"/>
              </w:rPr>
            </w:pPr>
            <w:r w:rsidRPr="00195886">
              <w:rPr>
                <w:b w:val="0"/>
              </w:rPr>
              <w:t>Bluetooth Support Service:</w:t>
            </w:r>
          </w:p>
        </w:tc>
        <w:tc>
          <w:tcPr>
            <w:tcW w:w="1561" w:type="dxa"/>
          </w:tcPr>
          <w:p w14:paraId="5327F0A0" w14:textId="6C9E755C"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E471AD1" w14:textId="3901849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C6257E">
              <w:rPr>
                <w:bCs/>
              </w:rPr>
              <w:t>unless you use Bluetooth devices such as keyboards, mice, printers or phones, you can disable this service. Keep in mind that, if you choose to disable this service, then Bluetooth devices are no longer detected and recognized. Also, the already connected Bluetooth devices may fail to work correctly</w:t>
            </w:r>
          </w:p>
        </w:tc>
        <w:tc>
          <w:tcPr>
            <w:tcW w:w="1067" w:type="dxa"/>
          </w:tcPr>
          <w:p w14:paraId="48DCA4F5" w14:textId="5648E50B"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314520F2"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7B5544A" w14:textId="400711B3" w:rsidR="009434D5" w:rsidRPr="00195886" w:rsidRDefault="009434D5" w:rsidP="009434D5">
            <w:pPr>
              <w:rPr>
                <w:b w:val="0"/>
              </w:rPr>
            </w:pPr>
            <w:r w:rsidRPr="00195886">
              <w:rPr>
                <w:b w:val="0"/>
              </w:rPr>
              <w:lastRenderedPageBreak/>
              <w:t>Certificate Propagation</w:t>
            </w:r>
          </w:p>
        </w:tc>
        <w:tc>
          <w:tcPr>
            <w:tcW w:w="1561" w:type="dxa"/>
          </w:tcPr>
          <w:p w14:paraId="226F478B" w14:textId="16093832"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Pr>
                <w:bCs/>
              </w:rPr>
              <w:t xml:space="preserve">Disabled </w:t>
            </w:r>
          </w:p>
        </w:tc>
        <w:tc>
          <w:tcPr>
            <w:tcW w:w="4328" w:type="dxa"/>
          </w:tcPr>
          <w:p w14:paraId="22185CDD" w14:textId="678B729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if you do not use Smart</w:t>
            </w:r>
            <w:r w:rsidR="00AF72BF">
              <w:t xml:space="preserve"> </w:t>
            </w:r>
            <w:r w:rsidRPr="00C6257E">
              <w:t>Cards, which are sometimes used in large organizations, it is safe to disable this service</w:t>
            </w:r>
          </w:p>
        </w:tc>
        <w:tc>
          <w:tcPr>
            <w:tcW w:w="1067" w:type="dxa"/>
          </w:tcPr>
          <w:p w14:paraId="1BAF5B0F" w14:textId="4587A96B"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60C69BAE"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91ED3D8" w14:textId="17F6C265" w:rsidR="009434D5" w:rsidRPr="00195886" w:rsidRDefault="009434D5" w:rsidP="009434D5">
            <w:pPr>
              <w:rPr>
                <w:b w:val="0"/>
              </w:rPr>
            </w:pPr>
            <w:r w:rsidRPr="00195886">
              <w:rPr>
                <w:b w:val="0"/>
              </w:rPr>
              <w:t>Downloaded Maps Manager</w:t>
            </w:r>
          </w:p>
        </w:tc>
        <w:tc>
          <w:tcPr>
            <w:tcW w:w="1561" w:type="dxa"/>
          </w:tcPr>
          <w:p w14:paraId="6EB1C60E" w14:textId="7ABD8DAF"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195886">
              <w:rPr>
                <w:b/>
              </w:rPr>
              <w:t>Disabled</w:t>
            </w:r>
          </w:p>
        </w:tc>
        <w:tc>
          <w:tcPr>
            <w:tcW w:w="4328" w:type="dxa"/>
          </w:tcPr>
          <w:p w14:paraId="3507F6F4"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p>
        </w:tc>
        <w:tc>
          <w:tcPr>
            <w:tcW w:w="1067" w:type="dxa"/>
          </w:tcPr>
          <w:p w14:paraId="0D99CFD3" w14:textId="007B4039" w:rsidR="009434D5" w:rsidRPr="00195886" w:rsidRDefault="009434D5" w:rsidP="009434D5">
            <w:pPr>
              <w:jc w:val="both"/>
              <w:cnfStyle w:val="000000100000" w:firstRow="0" w:lastRow="0" w:firstColumn="0" w:lastColumn="0" w:oddVBand="0" w:evenVBand="0" w:oddHBand="1" w:evenHBand="0" w:firstRowFirstColumn="0" w:firstRowLastColumn="0" w:lastRowFirstColumn="0" w:lastRowLastColumn="0"/>
              <w:rPr>
                <w:bCs/>
              </w:rPr>
            </w:pPr>
            <w:r w:rsidRPr="00B1580F">
              <w:rPr>
                <w:bCs/>
              </w:rPr>
              <w:t>Yes</w:t>
            </w:r>
          </w:p>
        </w:tc>
      </w:tr>
      <w:tr w:rsidR="009434D5" w14:paraId="4A674C05"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22FE5FFB" w14:textId="14CCECA7" w:rsidR="009434D5" w:rsidRPr="00195886" w:rsidRDefault="009434D5" w:rsidP="009434D5">
            <w:pPr>
              <w:rPr>
                <w:b w:val="0"/>
              </w:rPr>
            </w:pPr>
            <w:r w:rsidRPr="00195886">
              <w:rPr>
                <w:b w:val="0"/>
              </w:rPr>
              <w:t>Offline Files: </w:t>
            </w:r>
          </w:p>
        </w:tc>
        <w:tc>
          <w:tcPr>
            <w:tcW w:w="1561" w:type="dxa"/>
          </w:tcPr>
          <w:p w14:paraId="13B4E1C0" w14:textId="26F2EEC8"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195886">
              <w:rPr>
                <w:bCs/>
              </w:rPr>
              <w:t>Disabled</w:t>
            </w:r>
          </w:p>
        </w:tc>
        <w:tc>
          <w:tcPr>
            <w:tcW w:w="4328" w:type="dxa"/>
          </w:tcPr>
          <w:p w14:paraId="1D4533C1" w14:textId="6AAD3E54"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pPr>
            <w:r w:rsidRPr="00C6257E">
              <w:t>unless you use the Offline Files feature from Windows, you can disable it. Note that this service is not available in the Home versions of Windows.</w:t>
            </w:r>
          </w:p>
        </w:tc>
        <w:tc>
          <w:tcPr>
            <w:tcW w:w="1067" w:type="dxa"/>
          </w:tcPr>
          <w:p w14:paraId="02DF4504" w14:textId="135B6FBA" w:rsidR="009434D5" w:rsidRPr="00195886" w:rsidRDefault="009434D5" w:rsidP="009434D5">
            <w:pPr>
              <w:jc w:val="both"/>
              <w:cnfStyle w:val="000000000000" w:firstRow="0" w:lastRow="0" w:firstColumn="0" w:lastColumn="0" w:oddVBand="0" w:evenVBand="0" w:oddHBand="0" w:evenHBand="0" w:firstRowFirstColumn="0" w:firstRowLastColumn="0" w:lastRowFirstColumn="0" w:lastRowLastColumn="0"/>
              <w:rPr>
                <w:b/>
              </w:rPr>
            </w:pPr>
            <w:r w:rsidRPr="00B1580F">
              <w:rPr>
                <w:bCs/>
              </w:rPr>
              <w:t>Yes</w:t>
            </w:r>
          </w:p>
        </w:tc>
      </w:tr>
      <w:tr w:rsidR="009434D5" w14:paraId="7F5E6A0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91EFCAF" w14:textId="04434802" w:rsidR="009434D5" w:rsidRPr="00C6257E" w:rsidRDefault="009434D5" w:rsidP="009434D5">
            <w:pPr>
              <w:rPr>
                <w:b w:val="0"/>
              </w:rPr>
            </w:pPr>
            <w:r w:rsidRPr="00C6257E">
              <w:rPr>
                <w:b w:val="0"/>
              </w:rPr>
              <w:t>Phone Service:</w:t>
            </w:r>
          </w:p>
        </w:tc>
        <w:tc>
          <w:tcPr>
            <w:tcW w:w="1561" w:type="dxa"/>
          </w:tcPr>
          <w:p w14:paraId="74D08855" w14:textId="50BF419A"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7F0B1F02" w14:textId="5DD9B98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manages the telephony state on your Windows device and might be used by some VoIP apps. If you do not use such apps, it is safe to disable it</w:t>
            </w:r>
          </w:p>
        </w:tc>
        <w:tc>
          <w:tcPr>
            <w:tcW w:w="1067" w:type="dxa"/>
          </w:tcPr>
          <w:p w14:paraId="68B192ED" w14:textId="0BC9A784"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2F666909"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66F5E8C1" w14:textId="0A49AE48" w:rsidR="009434D5" w:rsidRPr="00C6257E" w:rsidRDefault="009434D5" w:rsidP="009434D5">
            <w:pPr>
              <w:rPr>
                <w:b w:val="0"/>
              </w:rPr>
            </w:pPr>
            <w:r w:rsidRPr="00C6257E">
              <w:rPr>
                <w:b w:val="0"/>
              </w:rPr>
              <w:t>Windows Biometric</w:t>
            </w:r>
          </w:p>
        </w:tc>
        <w:tc>
          <w:tcPr>
            <w:tcW w:w="1561" w:type="dxa"/>
          </w:tcPr>
          <w:p w14:paraId="02EF1FF0" w14:textId="54448DB5"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2AA8FC47"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p>
        </w:tc>
        <w:tc>
          <w:tcPr>
            <w:tcW w:w="1067" w:type="dxa"/>
          </w:tcPr>
          <w:p w14:paraId="2FE2EB37" w14:textId="522C34BD"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5E3E11D0"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9B616A3" w14:textId="32DF5629" w:rsidR="009434D5" w:rsidRPr="00C6257E" w:rsidRDefault="009434D5" w:rsidP="009434D5">
            <w:pPr>
              <w:rPr>
                <w:b w:val="0"/>
              </w:rPr>
            </w:pPr>
            <w:r w:rsidRPr="00C6257E">
              <w:rPr>
                <w:b w:val="0"/>
              </w:rPr>
              <w:t xml:space="preserve">Windows Camera Frame Service </w:t>
            </w:r>
          </w:p>
        </w:tc>
        <w:tc>
          <w:tcPr>
            <w:tcW w:w="1561" w:type="dxa"/>
          </w:tcPr>
          <w:p w14:paraId="298F2656" w14:textId="64FD2DA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73BE70C7"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p>
        </w:tc>
        <w:tc>
          <w:tcPr>
            <w:tcW w:w="1067" w:type="dxa"/>
          </w:tcPr>
          <w:p w14:paraId="6BF983B1" w14:textId="04F022EF"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319FC8AD"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0D36FDEB" w14:textId="545EA602" w:rsidR="009434D5" w:rsidRPr="00C6257E" w:rsidRDefault="009434D5" w:rsidP="009434D5">
            <w:pPr>
              <w:rPr>
                <w:b w:val="0"/>
              </w:rPr>
            </w:pPr>
            <w:r w:rsidRPr="00C6257E">
              <w:rPr>
                <w:b w:val="0"/>
              </w:rPr>
              <w:t>Windows Insider Service:</w:t>
            </w:r>
          </w:p>
        </w:tc>
        <w:tc>
          <w:tcPr>
            <w:tcW w:w="1561" w:type="dxa"/>
          </w:tcPr>
          <w:p w14:paraId="11B7D653" w14:textId="5FCD0B6D"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Pr>
                <w:bCs/>
              </w:rPr>
              <w:t xml:space="preserve">Disabled </w:t>
            </w:r>
          </w:p>
        </w:tc>
        <w:tc>
          <w:tcPr>
            <w:tcW w:w="4328" w:type="dxa"/>
          </w:tcPr>
          <w:p w14:paraId="54A5F03B" w14:textId="57F4BE4B"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 xml:space="preserve">Lets you use your Windows </w:t>
            </w:r>
            <w:r>
              <w:rPr>
                <w:bCs/>
              </w:rPr>
              <w:t xml:space="preserve">server </w:t>
            </w:r>
            <w:r w:rsidRPr="00C6257E">
              <w:rPr>
                <w:bCs/>
              </w:rPr>
              <w:t xml:space="preserve"> PC while enrolled in the Windows Insider Program. Unless you want to beta test Windows</w:t>
            </w:r>
            <w:r>
              <w:rPr>
                <w:bCs/>
              </w:rPr>
              <w:t xml:space="preserve"> server </w:t>
            </w:r>
            <w:r w:rsidRPr="00C6257E">
              <w:rPr>
                <w:bCs/>
              </w:rPr>
              <w:t>, you can safely disable this service</w:t>
            </w:r>
          </w:p>
        </w:tc>
        <w:tc>
          <w:tcPr>
            <w:tcW w:w="1067" w:type="dxa"/>
          </w:tcPr>
          <w:p w14:paraId="7CFDD9F7" w14:textId="0B78F05C"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372E3758"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D4CE463" w14:textId="439C6526" w:rsidR="009434D5" w:rsidRPr="00C6257E" w:rsidRDefault="009434D5" w:rsidP="009434D5">
            <w:pPr>
              <w:rPr>
                <w:b w:val="0"/>
              </w:rPr>
            </w:pPr>
            <w:r w:rsidRPr="00C6257E">
              <w:rPr>
                <w:b w:val="0"/>
              </w:rPr>
              <w:t xml:space="preserve">Xbox Live Auth Manager </w:t>
            </w:r>
          </w:p>
        </w:tc>
        <w:tc>
          <w:tcPr>
            <w:tcW w:w="1561" w:type="dxa"/>
          </w:tcPr>
          <w:p w14:paraId="69E28706" w14:textId="583C316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3262E1F3" w14:textId="77777777"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p>
        </w:tc>
        <w:tc>
          <w:tcPr>
            <w:tcW w:w="1067" w:type="dxa"/>
          </w:tcPr>
          <w:p w14:paraId="1682E8EB" w14:textId="39A9C27A"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40C18A8B"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5C24F698" w14:textId="01541A73" w:rsidR="009434D5" w:rsidRPr="00C6257E" w:rsidRDefault="009434D5" w:rsidP="009434D5">
            <w:pPr>
              <w:rPr>
                <w:b w:val="0"/>
              </w:rPr>
            </w:pPr>
            <w:r w:rsidRPr="00C6257E">
              <w:rPr>
                <w:b w:val="0"/>
              </w:rPr>
              <w:t>Xbox Live Game Save</w:t>
            </w:r>
          </w:p>
        </w:tc>
        <w:tc>
          <w:tcPr>
            <w:tcW w:w="1561" w:type="dxa"/>
          </w:tcPr>
          <w:p w14:paraId="11150940" w14:textId="0F47A6F4"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6F10A288" w14:textId="77777777"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p>
        </w:tc>
        <w:tc>
          <w:tcPr>
            <w:tcW w:w="1067" w:type="dxa"/>
          </w:tcPr>
          <w:p w14:paraId="6C3823C7" w14:textId="40969FFB"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6E6379A3"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4608A96" w14:textId="79767F89" w:rsidR="009434D5" w:rsidRPr="00C6257E" w:rsidRDefault="009434D5" w:rsidP="009434D5">
            <w:pPr>
              <w:rPr>
                <w:b w:val="0"/>
              </w:rPr>
            </w:pPr>
            <w:r w:rsidRPr="00C6257E">
              <w:rPr>
                <w:b w:val="0"/>
              </w:rPr>
              <w:t>Smart Card:</w:t>
            </w:r>
          </w:p>
        </w:tc>
        <w:tc>
          <w:tcPr>
            <w:tcW w:w="1561" w:type="dxa"/>
          </w:tcPr>
          <w:p w14:paraId="06B15537" w14:textId="4ADC9783"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5C1EE5B6" w14:textId="31C3A885"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Smart Cards are used for safety reasons in large organizations or corporations. The typical home user does not need this service to be running.</w:t>
            </w:r>
          </w:p>
        </w:tc>
        <w:tc>
          <w:tcPr>
            <w:tcW w:w="1067" w:type="dxa"/>
          </w:tcPr>
          <w:p w14:paraId="285F62F1" w14:textId="6D843BF8"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4A6CAB44"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9395620" w14:textId="68D42B7B" w:rsidR="009434D5" w:rsidRPr="00C6257E" w:rsidRDefault="009434D5" w:rsidP="009434D5">
            <w:pPr>
              <w:rPr>
                <w:b w:val="0"/>
              </w:rPr>
            </w:pPr>
            <w:r w:rsidRPr="00C6257E">
              <w:rPr>
                <w:b w:val="0"/>
              </w:rPr>
              <w:t xml:space="preserve">Smart Card Device Enumeration Services </w:t>
            </w:r>
          </w:p>
        </w:tc>
        <w:tc>
          <w:tcPr>
            <w:tcW w:w="1561" w:type="dxa"/>
          </w:tcPr>
          <w:p w14:paraId="47A9B682" w14:textId="0BAD5143"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195886">
              <w:rPr>
                <w:bCs/>
              </w:rPr>
              <w:t>Disabled</w:t>
            </w:r>
          </w:p>
        </w:tc>
        <w:tc>
          <w:tcPr>
            <w:tcW w:w="4328" w:type="dxa"/>
          </w:tcPr>
          <w:p w14:paraId="54CB6B7F" w14:textId="60B695D9"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 xml:space="preserve">Same as a above </w:t>
            </w:r>
          </w:p>
        </w:tc>
        <w:tc>
          <w:tcPr>
            <w:tcW w:w="1067" w:type="dxa"/>
          </w:tcPr>
          <w:p w14:paraId="1AE7D1EA" w14:textId="04FD867E"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47A352C3"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B73A391" w14:textId="4B3E6795" w:rsidR="009434D5" w:rsidRPr="00C6257E" w:rsidRDefault="009434D5" w:rsidP="009434D5">
            <w:pPr>
              <w:rPr>
                <w:b w:val="0"/>
              </w:rPr>
            </w:pPr>
            <w:r w:rsidRPr="00C6257E">
              <w:rPr>
                <w:b w:val="0"/>
              </w:rPr>
              <w:t>Smart Card Removal Policy</w:t>
            </w:r>
          </w:p>
        </w:tc>
        <w:tc>
          <w:tcPr>
            <w:tcW w:w="1561" w:type="dxa"/>
          </w:tcPr>
          <w:p w14:paraId="5E56D089" w14:textId="1313348F"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438AEFF6" w14:textId="7E44AF41"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Same as a above</w:t>
            </w:r>
          </w:p>
        </w:tc>
        <w:tc>
          <w:tcPr>
            <w:tcW w:w="1067" w:type="dxa"/>
          </w:tcPr>
          <w:p w14:paraId="44248230" w14:textId="0D1D4ABF"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r w:rsidR="009434D5" w14:paraId="15707611" w14:textId="77777777" w:rsidTr="006A734F">
        <w:tc>
          <w:tcPr>
            <w:cnfStyle w:val="001000000000" w:firstRow="0" w:lastRow="0" w:firstColumn="1" w:lastColumn="0" w:oddVBand="0" w:evenVBand="0" w:oddHBand="0" w:evenHBand="0" w:firstRowFirstColumn="0" w:firstRowLastColumn="0" w:lastRowFirstColumn="0" w:lastRowLastColumn="0"/>
            <w:tcW w:w="2394" w:type="dxa"/>
          </w:tcPr>
          <w:p w14:paraId="1B8C46E6" w14:textId="1EC0852D" w:rsidR="009434D5" w:rsidRPr="00C6257E" w:rsidRDefault="009434D5" w:rsidP="009434D5">
            <w:pPr>
              <w:rPr>
                <w:b w:val="0"/>
              </w:rPr>
            </w:pPr>
            <w:r w:rsidRPr="00C6257E">
              <w:rPr>
                <w:b w:val="0"/>
              </w:rPr>
              <w:t>Windows Error Reporting Service</w:t>
            </w:r>
          </w:p>
        </w:tc>
        <w:tc>
          <w:tcPr>
            <w:tcW w:w="1561" w:type="dxa"/>
          </w:tcPr>
          <w:p w14:paraId="6F889821" w14:textId="62D414C9"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Pr>
                <w:bCs/>
              </w:rPr>
              <w:t xml:space="preserve">Disabled </w:t>
            </w:r>
          </w:p>
        </w:tc>
        <w:tc>
          <w:tcPr>
            <w:tcW w:w="4328" w:type="dxa"/>
          </w:tcPr>
          <w:p w14:paraId="66411B21" w14:textId="709B0DFC" w:rsidR="009434D5" w:rsidRPr="00C6257E" w:rsidRDefault="009434D5" w:rsidP="009434D5">
            <w:pPr>
              <w:jc w:val="both"/>
              <w:cnfStyle w:val="000000000000" w:firstRow="0" w:lastRow="0" w:firstColumn="0" w:lastColumn="0" w:oddVBand="0" w:evenVBand="0" w:oddHBand="0" w:evenHBand="0" w:firstRowFirstColumn="0" w:firstRowLastColumn="0" w:lastRowFirstColumn="0" w:lastRowLastColumn="0"/>
              <w:rPr>
                <w:bCs/>
              </w:rPr>
            </w:pPr>
            <w:r w:rsidRPr="00C6257E">
              <w:rPr>
                <w:bCs/>
              </w:rPr>
              <w:t>this service is used to report system errors to Microsoft.</w:t>
            </w:r>
          </w:p>
        </w:tc>
        <w:tc>
          <w:tcPr>
            <w:tcW w:w="1067" w:type="dxa"/>
          </w:tcPr>
          <w:p w14:paraId="6ABAA59D" w14:textId="37C932FD" w:rsidR="009434D5" w:rsidRDefault="009434D5" w:rsidP="009434D5">
            <w:pPr>
              <w:jc w:val="both"/>
              <w:cnfStyle w:val="000000000000" w:firstRow="0" w:lastRow="0" w:firstColumn="0" w:lastColumn="0" w:oddVBand="0" w:evenVBand="0" w:oddHBand="0" w:evenHBand="0" w:firstRowFirstColumn="0" w:firstRowLastColumn="0" w:lastRowFirstColumn="0" w:lastRowLastColumn="0"/>
            </w:pPr>
            <w:r w:rsidRPr="0087729E">
              <w:rPr>
                <w:bCs/>
              </w:rPr>
              <w:t>Yes</w:t>
            </w:r>
          </w:p>
        </w:tc>
      </w:tr>
      <w:tr w:rsidR="009434D5" w14:paraId="51A87D31" w14:textId="77777777" w:rsidTr="006A7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66E3196" w14:textId="2226124E" w:rsidR="009434D5" w:rsidRPr="00C6257E" w:rsidRDefault="009434D5" w:rsidP="009434D5">
            <w:pPr>
              <w:rPr>
                <w:b w:val="0"/>
              </w:rPr>
            </w:pPr>
            <w:r w:rsidRPr="00C6257E">
              <w:rPr>
                <w:b w:val="0"/>
              </w:rPr>
              <w:t xml:space="preserve">Connected User Experiences and Telemetry </w:t>
            </w:r>
          </w:p>
        </w:tc>
        <w:tc>
          <w:tcPr>
            <w:tcW w:w="1561" w:type="dxa"/>
          </w:tcPr>
          <w:p w14:paraId="1C70FEF1" w14:textId="7D2E3DC1"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195886">
              <w:rPr>
                <w:b/>
              </w:rPr>
              <w:t>Disabled</w:t>
            </w:r>
          </w:p>
        </w:tc>
        <w:tc>
          <w:tcPr>
            <w:tcW w:w="4328" w:type="dxa"/>
          </w:tcPr>
          <w:p w14:paraId="35F126EA" w14:textId="219752EB" w:rsidR="009434D5" w:rsidRPr="00C6257E" w:rsidRDefault="009434D5" w:rsidP="009434D5">
            <w:pPr>
              <w:jc w:val="both"/>
              <w:cnfStyle w:val="000000100000" w:firstRow="0" w:lastRow="0" w:firstColumn="0" w:lastColumn="0" w:oddVBand="0" w:evenVBand="0" w:oddHBand="1" w:evenHBand="0" w:firstRowFirstColumn="0" w:firstRowLastColumn="0" w:lastRowFirstColumn="0" w:lastRowLastColumn="0"/>
            </w:pPr>
            <w:r w:rsidRPr="00C6257E">
              <w:t>The Connected User Experiences and Telemetry service enables features that support in-application and connected user experiences.</w:t>
            </w:r>
          </w:p>
        </w:tc>
        <w:tc>
          <w:tcPr>
            <w:tcW w:w="1067" w:type="dxa"/>
          </w:tcPr>
          <w:p w14:paraId="7F6E9DCB" w14:textId="3CB5F731" w:rsidR="009434D5" w:rsidRDefault="009434D5" w:rsidP="009434D5">
            <w:pPr>
              <w:jc w:val="both"/>
              <w:cnfStyle w:val="000000100000" w:firstRow="0" w:lastRow="0" w:firstColumn="0" w:lastColumn="0" w:oddVBand="0" w:evenVBand="0" w:oddHBand="1" w:evenHBand="0" w:firstRowFirstColumn="0" w:firstRowLastColumn="0" w:lastRowFirstColumn="0" w:lastRowLastColumn="0"/>
            </w:pPr>
            <w:r w:rsidRPr="0087729E">
              <w:rPr>
                <w:bCs/>
              </w:rPr>
              <w:t>Yes</w:t>
            </w:r>
          </w:p>
        </w:tc>
      </w:tr>
    </w:tbl>
    <w:p w14:paraId="3157D263" w14:textId="16A07451" w:rsidR="00364C4C" w:rsidRDefault="00364C4C" w:rsidP="00364C4C"/>
    <w:p w14:paraId="249B016C" w14:textId="51CB1601" w:rsidR="00E21C12" w:rsidRDefault="009E5FFA" w:rsidP="00364C4C">
      <w:r>
        <w:rPr>
          <w:noProof/>
        </w:rPr>
        <w:lastRenderedPageBreak/>
        <w:t xml:space="preserve"> </w:t>
      </w:r>
      <w:r w:rsidR="00E21C12">
        <w:rPr>
          <w:noProof/>
        </w:rPr>
        <w:drawing>
          <wp:inline distT="0" distB="0" distL="0" distR="0" wp14:anchorId="152B4429" wp14:editId="2A610A32">
            <wp:extent cx="594360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0A91C007" w14:textId="6B0FD7FE" w:rsidR="007B5947" w:rsidRDefault="0055048D" w:rsidP="007B5947">
      <w:pPr>
        <w:pStyle w:val="Heading1"/>
        <w:rPr>
          <w:b/>
        </w:rPr>
      </w:pPr>
      <w:bookmarkStart w:id="27" w:name="_Toc14502254"/>
      <w:r>
        <w:rPr>
          <w:b/>
        </w:rPr>
        <w:t>AD Server</w:t>
      </w:r>
      <w:r w:rsidR="007B5947">
        <w:rPr>
          <w:b/>
        </w:rPr>
        <w:t xml:space="preserve"> Security Policy Hardening Check List</w:t>
      </w:r>
      <w:bookmarkEnd w:id="27"/>
      <w:r w:rsidR="007B5947">
        <w:rPr>
          <w:b/>
        </w:rPr>
        <w:t xml:space="preserve"> </w:t>
      </w:r>
    </w:p>
    <w:p w14:paraId="14807276" w14:textId="4D56CF17" w:rsidR="007B5947" w:rsidRDefault="007B5947" w:rsidP="007B5947">
      <w:pPr>
        <w:jc w:val="both"/>
      </w:pPr>
      <w:r>
        <w:t xml:space="preserve">Below is the </w:t>
      </w:r>
      <w:r w:rsidR="00102924">
        <w:t xml:space="preserve">Active </w:t>
      </w:r>
      <w:r w:rsidR="00243436">
        <w:t xml:space="preserve">Directory </w:t>
      </w:r>
      <w:r w:rsidR="00243436" w:rsidRPr="00362E80">
        <w:t>Security</w:t>
      </w:r>
      <w:r w:rsidR="00362E80" w:rsidRPr="00362E80">
        <w:t xml:space="preserve"> Policy</w:t>
      </w:r>
      <w:r w:rsidR="00362E80">
        <w:rPr>
          <w:b/>
        </w:rPr>
        <w:t xml:space="preserve"> </w:t>
      </w:r>
      <w:r>
        <w:t xml:space="preserve">Hardening guideline for all </w:t>
      </w:r>
      <w:r w:rsidR="00102924">
        <w:t xml:space="preserve">Domain </w:t>
      </w:r>
      <w:r w:rsidR="00243436">
        <w:t>Controller Server</w:t>
      </w:r>
      <w:r w:rsidR="00362E80">
        <w:t xml:space="preserve"> </w:t>
      </w:r>
      <w:r>
        <w:t>in GIC Environment.</w:t>
      </w:r>
    </w:p>
    <w:tbl>
      <w:tblPr>
        <w:tblStyle w:val="GridTable4-Accent1"/>
        <w:tblW w:w="5000" w:type="pct"/>
        <w:tblLayout w:type="fixed"/>
        <w:tblLook w:val="04A0" w:firstRow="1" w:lastRow="0" w:firstColumn="1" w:lastColumn="0" w:noHBand="0" w:noVBand="1"/>
      </w:tblPr>
      <w:tblGrid>
        <w:gridCol w:w="3056"/>
        <w:gridCol w:w="5129"/>
        <w:gridCol w:w="1165"/>
      </w:tblGrid>
      <w:tr w:rsidR="00102924" w:rsidRPr="002B56D9" w14:paraId="3618F758" w14:textId="77777777" w:rsidTr="005565F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A9D10EB" w14:textId="77777777" w:rsidR="00102924" w:rsidRPr="00362E80" w:rsidRDefault="00102924" w:rsidP="005565FC">
            <w:pPr>
              <w:jc w:val="center"/>
              <w:rPr>
                <w:rFonts w:ascii="Calibri" w:eastAsia="Times New Roman" w:hAnsi="Calibri" w:cs="Calibri"/>
                <w:b w:val="0"/>
                <w:bCs w:val="0"/>
              </w:rPr>
            </w:pPr>
            <w:r w:rsidRPr="00362E80">
              <w:rPr>
                <w:rFonts w:ascii="Calibri" w:eastAsia="Times New Roman" w:hAnsi="Calibri" w:cs="Calibri"/>
                <w:b w:val="0"/>
                <w:bCs w:val="0"/>
              </w:rPr>
              <w:t>Policy Object</w:t>
            </w:r>
          </w:p>
        </w:tc>
        <w:tc>
          <w:tcPr>
            <w:tcW w:w="2743" w:type="pct"/>
            <w:noWrap/>
            <w:hideMark/>
          </w:tcPr>
          <w:p w14:paraId="369ED167" w14:textId="77777777" w:rsidR="00102924" w:rsidRPr="00362E80" w:rsidRDefault="00102924"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Applicable.</w:t>
            </w:r>
          </w:p>
        </w:tc>
        <w:tc>
          <w:tcPr>
            <w:tcW w:w="623" w:type="pct"/>
          </w:tcPr>
          <w:p w14:paraId="05D42195" w14:textId="77777777" w:rsidR="00102924" w:rsidRPr="00362E80" w:rsidRDefault="00102924"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Yes/ No</w:t>
            </w:r>
          </w:p>
        </w:tc>
      </w:tr>
      <w:tr w:rsidR="00102924" w:rsidRPr="002B56D9" w14:paraId="2F468601"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D5B6DE"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Accounts: Guest account status</w:t>
            </w:r>
          </w:p>
        </w:tc>
        <w:tc>
          <w:tcPr>
            <w:tcW w:w="2743" w:type="pct"/>
            <w:noWrap/>
            <w:hideMark/>
          </w:tcPr>
          <w:p w14:paraId="7FD562EC"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3840F6BD"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CF2670F"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F8FA9EF"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Accounts: Limit local account use of blank passwords to console logon only</w:t>
            </w:r>
          </w:p>
        </w:tc>
        <w:tc>
          <w:tcPr>
            <w:tcW w:w="2743" w:type="pct"/>
            <w:noWrap/>
            <w:hideMark/>
          </w:tcPr>
          <w:p w14:paraId="0576F9F0"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05F23E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EFE030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A687F1F" w14:textId="77777777" w:rsidR="00102924" w:rsidRPr="00056584" w:rsidRDefault="00102924" w:rsidP="005565FC">
            <w:pPr>
              <w:rPr>
                <w:rFonts w:ascii="Calibri" w:eastAsia="Times New Roman" w:hAnsi="Calibri" w:cs="Calibri"/>
                <w:b w:val="0"/>
                <w:color w:val="000000"/>
              </w:rPr>
            </w:pPr>
            <w:r w:rsidRPr="00056584">
              <w:rPr>
                <w:rFonts w:ascii="Calibri" w:hAnsi="Calibri"/>
                <w:b w:val="0"/>
              </w:rPr>
              <w:t>Audit: Force audit policy subcategory settings (Windows Vista or later) to override audit policy category settings</w:t>
            </w:r>
          </w:p>
        </w:tc>
        <w:tc>
          <w:tcPr>
            <w:tcW w:w="2743" w:type="pct"/>
            <w:noWrap/>
            <w:hideMark/>
          </w:tcPr>
          <w:p w14:paraId="35E1857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7CA828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91C41C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1C808A8"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Interactive logon: Machine account lockout threshold</w:t>
            </w:r>
          </w:p>
        </w:tc>
        <w:tc>
          <w:tcPr>
            <w:tcW w:w="2743" w:type="pct"/>
            <w:noWrap/>
            <w:hideMark/>
          </w:tcPr>
          <w:p w14:paraId="4200BCF8"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5</w:t>
            </w:r>
          </w:p>
        </w:tc>
        <w:tc>
          <w:tcPr>
            <w:tcW w:w="623" w:type="pct"/>
          </w:tcPr>
          <w:p w14:paraId="315E48D1" w14:textId="77777777" w:rsidR="00102924" w:rsidRPr="007053DA"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102924" w:rsidRPr="002B56D9" w14:paraId="79DEA52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C1476EA"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lastRenderedPageBreak/>
              <w:t>Interactive logon: Machine inactivity limit</w:t>
            </w:r>
          </w:p>
        </w:tc>
        <w:tc>
          <w:tcPr>
            <w:tcW w:w="2743" w:type="pct"/>
            <w:noWrap/>
            <w:hideMark/>
          </w:tcPr>
          <w:p w14:paraId="5822C001"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900 seconds</w:t>
            </w:r>
          </w:p>
        </w:tc>
        <w:tc>
          <w:tcPr>
            <w:tcW w:w="623" w:type="pct"/>
          </w:tcPr>
          <w:p w14:paraId="482CCDC4"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02516D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D72B7E9"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Interactive logon: Smart card removal behavior</w:t>
            </w:r>
          </w:p>
        </w:tc>
        <w:tc>
          <w:tcPr>
            <w:tcW w:w="2743" w:type="pct"/>
            <w:noWrap/>
            <w:hideMark/>
          </w:tcPr>
          <w:p w14:paraId="65065177"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Lock Workstation</w:t>
            </w:r>
          </w:p>
        </w:tc>
        <w:tc>
          <w:tcPr>
            <w:tcW w:w="623" w:type="pct"/>
          </w:tcPr>
          <w:p w14:paraId="3E702AC1"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290CD3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9EAF393" w14:textId="77777777" w:rsidR="00102924" w:rsidRPr="00DD7F20" w:rsidRDefault="00102924" w:rsidP="005565FC">
            <w:pPr>
              <w:rPr>
                <w:rFonts w:ascii="Calibri" w:hAnsi="Calibri"/>
                <w:b w:val="0"/>
              </w:rPr>
            </w:pPr>
            <w:r w:rsidRPr="0052225D">
              <w:rPr>
                <w:rFonts w:ascii="Calibri" w:hAnsi="Calibri"/>
                <w:b w:val="0"/>
              </w:rPr>
              <w:t>Interactive logon: Message text for users attempting to log on</w:t>
            </w:r>
          </w:p>
        </w:tc>
        <w:tc>
          <w:tcPr>
            <w:tcW w:w="2743" w:type="pct"/>
            <w:noWrap/>
          </w:tcPr>
          <w:p w14:paraId="258F3FC5" w14:textId="63D04A33"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hAnsi="Calibri"/>
              </w:rPr>
            </w:pPr>
            <w:r w:rsidRPr="0052225D">
              <w:rPr>
                <w:rFonts w:ascii="Calibri" w:hAnsi="Calibri"/>
              </w:rPr>
              <w:t xml:space="preserve">This computer system is the property of Gas Integrated Company(GIC). This computer system including all related </w:t>
            </w:r>
            <w:r w:rsidR="00243436" w:rsidRPr="0052225D">
              <w:rPr>
                <w:rFonts w:ascii="Calibri" w:hAnsi="Calibri"/>
              </w:rPr>
              <w:t>equipment’s</w:t>
            </w:r>
            <w:r w:rsidRPr="0052225D">
              <w:rPr>
                <w:rFonts w:ascii="Calibri" w:hAnsi="Calibri"/>
              </w:rPr>
              <w:t xml:space="preserve"> networks and network devices (specially including internet access) are provided only for authorized employees of GIC and other authorized employees. Any or all use of this system be intercepted monitored recorded and audited for all lawful purposes</w:t>
            </w:r>
            <w:r w:rsidR="00243436">
              <w:rPr>
                <w:rFonts w:ascii="Calibri" w:hAnsi="Calibri"/>
              </w:rPr>
              <w:t xml:space="preserve"> </w:t>
            </w:r>
            <w:r w:rsidRPr="0052225D">
              <w:rPr>
                <w:rFonts w:ascii="Calibri" w:hAnsi="Calibri"/>
              </w:rPr>
              <w:t>including to ensure their user is authorized for management of the system to facilitated protection against unauthorized access and to verify security procedures.</w:t>
            </w:r>
            <w:r w:rsidR="00243436">
              <w:rPr>
                <w:rFonts w:ascii="Calibri" w:hAnsi="Calibri"/>
              </w:rPr>
              <w:t xml:space="preserve"> </w:t>
            </w:r>
            <w:r w:rsidRPr="0052225D">
              <w:rPr>
                <w:rFonts w:ascii="Calibri" w:hAnsi="Calibri"/>
              </w:rPr>
              <w:t>Unauthorized or improper use of this system may result in disciplinary action and/or civil charges/criminal penalties and/or prosecution by law. Evidence of unauthorized use collected during monitoring may be used for administrative criminal or other adverse action. By Continuing to use this system  you indicate your awareness of and consent to these terms and conditions of use.</w:t>
            </w:r>
          </w:p>
        </w:tc>
        <w:tc>
          <w:tcPr>
            <w:tcW w:w="623" w:type="pct"/>
          </w:tcPr>
          <w:p w14:paraId="038E3B97"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29C232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81DD47C" w14:textId="77777777" w:rsidR="00102924" w:rsidRPr="00DD7F20" w:rsidRDefault="00102924" w:rsidP="005565FC">
            <w:pPr>
              <w:rPr>
                <w:rFonts w:ascii="Calibri" w:hAnsi="Calibri"/>
                <w:b w:val="0"/>
              </w:rPr>
            </w:pPr>
            <w:r w:rsidRPr="0052225D">
              <w:rPr>
                <w:rFonts w:ascii="Calibri" w:hAnsi="Calibri"/>
                <w:b w:val="0"/>
              </w:rPr>
              <w:t>Interactive logon: Message title for users attempting to log on</w:t>
            </w:r>
          </w:p>
        </w:tc>
        <w:tc>
          <w:tcPr>
            <w:tcW w:w="2743" w:type="pct"/>
            <w:noWrap/>
          </w:tcPr>
          <w:p w14:paraId="7B6D452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hAnsi="Calibri"/>
              </w:rPr>
            </w:pPr>
            <w:r w:rsidRPr="0052225D">
              <w:rPr>
                <w:rFonts w:ascii="Calibri" w:hAnsi="Calibri"/>
              </w:rPr>
              <w:t>Warning: This System Restricted to Authorized User</w:t>
            </w:r>
          </w:p>
        </w:tc>
        <w:tc>
          <w:tcPr>
            <w:tcW w:w="623" w:type="pct"/>
          </w:tcPr>
          <w:p w14:paraId="2A03E605"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A2805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AFDB176"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client: Digitally sign communications (always)</w:t>
            </w:r>
          </w:p>
        </w:tc>
        <w:tc>
          <w:tcPr>
            <w:tcW w:w="2743" w:type="pct"/>
            <w:noWrap/>
            <w:hideMark/>
          </w:tcPr>
          <w:p w14:paraId="218DE67E"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5BD03588"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DE75C8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E23677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 xml:space="preserve">Microsoft network client: Digitally sign communications (if server agrees) </w:t>
            </w:r>
          </w:p>
        </w:tc>
        <w:tc>
          <w:tcPr>
            <w:tcW w:w="2743" w:type="pct"/>
            <w:noWrap/>
            <w:hideMark/>
          </w:tcPr>
          <w:p w14:paraId="6F445D53"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CBD1BFC"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C1A1A3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FD47F0D"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client: Send unencrypted password to third-party SMB servers</w:t>
            </w:r>
          </w:p>
        </w:tc>
        <w:tc>
          <w:tcPr>
            <w:tcW w:w="2743" w:type="pct"/>
            <w:noWrap/>
            <w:hideMark/>
          </w:tcPr>
          <w:p w14:paraId="761B0CEE"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06CC064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1F4387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06CF8A3"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Amount of idle time required before suspending session</w:t>
            </w:r>
          </w:p>
        </w:tc>
        <w:tc>
          <w:tcPr>
            <w:tcW w:w="2743" w:type="pct"/>
            <w:noWrap/>
            <w:hideMark/>
          </w:tcPr>
          <w:p w14:paraId="1F8B6FB1"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15</w:t>
            </w:r>
          </w:p>
        </w:tc>
        <w:tc>
          <w:tcPr>
            <w:tcW w:w="623" w:type="pct"/>
          </w:tcPr>
          <w:p w14:paraId="4348911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C5595E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126FDC8"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Digitally sign communications (always)</w:t>
            </w:r>
          </w:p>
        </w:tc>
        <w:tc>
          <w:tcPr>
            <w:tcW w:w="2743" w:type="pct"/>
            <w:noWrap/>
            <w:hideMark/>
          </w:tcPr>
          <w:p w14:paraId="6FE29F3F"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6404199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35B64F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63E08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Microsoft network server: Digitally sign communications (if client agrees)</w:t>
            </w:r>
          </w:p>
        </w:tc>
        <w:tc>
          <w:tcPr>
            <w:tcW w:w="2743" w:type="pct"/>
            <w:noWrap/>
            <w:hideMark/>
          </w:tcPr>
          <w:p w14:paraId="74A8BA28"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7FA960F"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004402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43C1A76"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Allow anonymous SID/Name translation</w:t>
            </w:r>
          </w:p>
        </w:tc>
        <w:tc>
          <w:tcPr>
            <w:tcW w:w="2743" w:type="pct"/>
            <w:noWrap/>
            <w:hideMark/>
          </w:tcPr>
          <w:p w14:paraId="20D00174"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66D477C9"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F3DE9E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E1DBB62"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lastRenderedPageBreak/>
              <w:t>Network access: Do not allow anonymous enumeration of SAM accounts</w:t>
            </w:r>
          </w:p>
        </w:tc>
        <w:tc>
          <w:tcPr>
            <w:tcW w:w="2743" w:type="pct"/>
            <w:noWrap/>
          </w:tcPr>
          <w:p w14:paraId="15AA86AE"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9FD8E03"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5569252"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542EA1C"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Do not allow anonymous enumeration of SAM accounts and shares</w:t>
            </w:r>
          </w:p>
        </w:tc>
        <w:tc>
          <w:tcPr>
            <w:tcW w:w="2743" w:type="pct"/>
            <w:noWrap/>
            <w:hideMark/>
          </w:tcPr>
          <w:p w14:paraId="131BE793"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08FBD1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BECC74D"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53821A4" w14:textId="77777777" w:rsidR="00102924" w:rsidRPr="00DD7F20" w:rsidRDefault="00102924" w:rsidP="005565FC">
            <w:pPr>
              <w:rPr>
                <w:rFonts w:ascii="Calibri" w:eastAsia="Times New Roman" w:hAnsi="Calibri" w:cs="Calibri"/>
                <w:b w:val="0"/>
                <w:color w:val="000000"/>
              </w:rPr>
            </w:pPr>
            <w:r w:rsidRPr="00DD7F20">
              <w:rPr>
                <w:rFonts w:ascii="Calibri" w:hAnsi="Calibri"/>
                <w:b w:val="0"/>
              </w:rPr>
              <w:t>Network access: Let Everyone permissions apply to anonymous users</w:t>
            </w:r>
          </w:p>
        </w:tc>
        <w:tc>
          <w:tcPr>
            <w:tcW w:w="2743" w:type="pct"/>
            <w:noWrap/>
            <w:hideMark/>
          </w:tcPr>
          <w:p w14:paraId="456F5FD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5CBD0EC7"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EC8AF06"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5A6BB1A" w14:textId="77777777" w:rsidR="00102924" w:rsidRPr="00DD7F20" w:rsidRDefault="00102924" w:rsidP="005565FC">
            <w:pPr>
              <w:rPr>
                <w:rFonts w:ascii="Calibri" w:hAnsi="Calibri"/>
                <w:b w:val="0"/>
              </w:rPr>
            </w:pPr>
            <w:r w:rsidRPr="00DD7F20">
              <w:rPr>
                <w:rFonts w:ascii="Calibri" w:hAnsi="Calibri"/>
                <w:b w:val="0"/>
              </w:rPr>
              <w:t>Network access: Restrict anonymous access to Named Pipes and Shares</w:t>
            </w:r>
          </w:p>
          <w:p w14:paraId="08649E07" w14:textId="77777777" w:rsidR="00102924" w:rsidRPr="00362E80" w:rsidRDefault="00102924" w:rsidP="005565FC">
            <w:pPr>
              <w:rPr>
                <w:rFonts w:ascii="Calibri" w:eastAsia="Times New Roman" w:hAnsi="Calibri" w:cs="Calibri"/>
                <w:b w:val="0"/>
                <w:color w:val="000000"/>
              </w:rPr>
            </w:pPr>
          </w:p>
        </w:tc>
        <w:tc>
          <w:tcPr>
            <w:tcW w:w="2743" w:type="pct"/>
            <w:noWrap/>
            <w:hideMark/>
          </w:tcPr>
          <w:p w14:paraId="170F3442"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w:t>
            </w:r>
            <w:r w:rsidRPr="00DD7F20">
              <w:rPr>
                <w:rFonts w:ascii="Calibri" w:hAnsi="Calibri"/>
                <w:b/>
              </w:rPr>
              <w:t>nabled</w:t>
            </w:r>
          </w:p>
        </w:tc>
        <w:tc>
          <w:tcPr>
            <w:tcW w:w="623" w:type="pct"/>
          </w:tcPr>
          <w:p w14:paraId="3D5486EB"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DBE3FDD"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3EF683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Allow Local System to use computer identity for NTLM</w:t>
            </w:r>
          </w:p>
        </w:tc>
        <w:tc>
          <w:tcPr>
            <w:tcW w:w="2743" w:type="pct"/>
            <w:noWrap/>
            <w:hideMark/>
          </w:tcPr>
          <w:p w14:paraId="327E340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E9F3B9A"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731113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A4CE9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Allow LocalSystem NULL session fallback</w:t>
            </w:r>
          </w:p>
        </w:tc>
        <w:tc>
          <w:tcPr>
            <w:tcW w:w="2743" w:type="pct"/>
            <w:noWrap/>
            <w:hideMark/>
          </w:tcPr>
          <w:p w14:paraId="2B9721E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Disabled</w:t>
            </w:r>
          </w:p>
        </w:tc>
        <w:tc>
          <w:tcPr>
            <w:tcW w:w="623" w:type="pct"/>
          </w:tcPr>
          <w:p w14:paraId="5FFC2555"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6417BC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06EFF1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Do not store LAN Manager hash value on next password change</w:t>
            </w:r>
          </w:p>
        </w:tc>
        <w:tc>
          <w:tcPr>
            <w:tcW w:w="2743" w:type="pct"/>
            <w:noWrap/>
          </w:tcPr>
          <w:p w14:paraId="1D3CFC76"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47ADEBF2"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DB8495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9366B7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Force logoff when logon hours expire</w:t>
            </w:r>
          </w:p>
        </w:tc>
        <w:tc>
          <w:tcPr>
            <w:tcW w:w="2743" w:type="pct"/>
            <w:noWrap/>
          </w:tcPr>
          <w:p w14:paraId="47C59CE8"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321409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49642305"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1E31A1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LAN Manager authentication level</w:t>
            </w:r>
          </w:p>
        </w:tc>
        <w:tc>
          <w:tcPr>
            <w:tcW w:w="2743" w:type="pct"/>
            <w:noWrap/>
            <w:hideMark/>
          </w:tcPr>
          <w:p w14:paraId="506D3375"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Send NTLMv2 Responses only, Refuse LM and NTLM</w:t>
            </w:r>
          </w:p>
        </w:tc>
        <w:tc>
          <w:tcPr>
            <w:tcW w:w="623" w:type="pct"/>
          </w:tcPr>
          <w:p w14:paraId="085BEB72"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6CEECD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1A04FE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LDAP client signing requirements</w:t>
            </w:r>
          </w:p>
        </w:tc>
        <w:tc>
          <w:tcPr>
            <w:tcW w:w="2743" w:type="pct"/>
            <w:noWrap/>
            <w:hideMark/>
          </w:tcPr>
          <w:p w14:paraId="1E26500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Negotiate Signing</w:t>
            </w:r>
          </w:p>
        </w:tc>
        <w:tc>
          <w:tcPr>
            <w:tcW w:w="623" w:type="pct"/>
          </w:tcPr>
          <w:p w14:paraId="3ED7C5E0"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0A72BB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B61562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Minimum session security for NTLM SSP based (including secure RPC) clients</w:t>
            </w:r>
          </w:p>
        </w:tc>
        <w:tc>
          <w:tcPr>
            <w:tcW w:w="2743" w:type="pct"/>
            <w:noWrap/>
            <w:hideMark/>
          </w:tcPr>
          <w:p w14:paraId="6033638B"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Require NTLMv2 session security, Require 128bit encryption</w:t>
            </w:r>
          </w:p>
        </w:tc>
        <w:tc>
          <w:tcPr>
            <w:tcW w:w="623" w:type="pct"/>
          </w:tcPr>
          <w:p w14:paraId="2E7EC70E" w14:textId="77777777" w:rsidR="00102924" w:rsidRPr="002B56D9"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43BC985"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844FE32"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Network security: Minimum session security for NTLM SSP based (including secure RPC) servers</w:t>
            </w:r>
          </w:p>
        </w:tc>
        <w:tc>
          <w:tcPr>
            <w:tcW w:w="2743" w:type="pct"/>
            <w:noWrap/>
          </w:tcPr>
          <w:p w14:paraId="49D8A186"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Require NTLMv2 session security, Require 128bit encryption</w:t>
            </w:r>
          </w:p>
        </w:tc>
        <w:tc>
          <w:tcPr>
            <w:tcW w:w="623" w:type="pct"/>
          </w:tcPr>
          <w:p w14:paraId="16B977F6" w14:textId="77777777" w:rsidR="00102924" w:rsidRPr="002B56D9"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AF8D9A"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4AED32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System objects: Require case insensitivity for non-Windows subsystems</w:t>
            </w:r>
          </w:p>
        </w:tc>
        <w:tc>
          <w:tcPr>
            <w:tcW w:w="2743" w:type="pct"/>
            <w:noWrap/>
          </w:tcPr>
          <w:p w14:paraId="21E73ED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F63408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E7C6388"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2D831E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 xml:space="preserve">System objects: Strengthen default permissions of internal system objects (e.g., Symbolic Links) </w:t>
            </w:r>
          </w:p>
        </w:tc>
        <w:tc>
          <w:tcPr>
            <w:tcW w:w="2743" w:type="pct"/>
            <w:noWrap/>
          </w:tcPr>
          <w:p w14:paraId="2AFE2B8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73D99D81"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279C58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5035A6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Admin Approval Mode for the Built-in Administrator account</w:t>
            </w:r>
          </w:p>
        </w:tc>
        <w:tc>
          <w:tcPr>
            <w:tcW w:w="2743" w:type="pct"/>
            <w:noWrap/>
          </w:tcPr>
          <w:p w14:paraId="6CB0275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3CE1189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5D3B4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9CAAD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 xml:space="preserve">User Account Control: Allow UIAccess applications to </w:t>
            </w:r>
            <w:r w:rsidRPr="006D2A68">
              <w:rPr>
                <w:rFonts w:ascii="Calibri" w:hAnsi="Calibri"/>
                <w:b w:val="0"/>
              </w:rPr>
              <w:lastRenderedPageBreak/>
              <w:t>prompt for elevation without using the secure desktop.</w:t>
            </w:r>
          </w:p>
        </w:tc>
        <w:tc>
          <w:tcPr>
            <w:tcW w:w="2743" w:type="pct"/>
            <w:noWrap/>
          </w:tcPr>
          <w:p w14:paraId="79537E5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lastRenderedPageBreak/>
              <w:t>Disabled</w:t>
            </w:r>
          </w:p>
        </w:tc>
        <w:tc>
          <w:tcPr>
            <w:tcW w:w="623" w:type="pct"/>
          </w:tcPr>
          <w:p w14:paraId="1322568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42B3A1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EB6DC6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Behavior of the elevation prompt for administrators in Admin Approval Mode</w:t>
            </w:r>
          </w:p>
        </w:tc>
        <w:tc>
          <w:tcPr>
            <w:tcW w:w="2743" w:type="pct"/>
            <w:noWrap/>
          </w:tcPr>
          <w:p w14:paraId="0832CA5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Prompt for consent on the secure desktop</w:t>
            </w:r>
          </w:p>
        </w:tc>
        <w:tc>
          <w:tcPr>
            <w:tcW w:w="623" w:type="pct"/>
          </w:tcPr>
          <w:p w14:paraId="1F8A354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A978F0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9614965"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Behavior of the elevation prompt for standard users</w:t>
            </w:r>
          </w:p>
        </w:tc>
        <w:tc>
          <w:tcPr>
            <w:tcW w:w="2743" w:type="pct"/>
            <w:noWrap/>
          </w:tcPr>
          <w:p w14:paraId="04497FE3"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Automatically deny elevation requests</w:t>
            </w:r>
          </w:p>
        </w:tc>
        <w:tc>
          <w:tcPr>
            <w:tcW w:w="623" w:type="pct"/>
          </w:tcPr>
          <w:p w14:paraId="12BBD2ED"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81EAB2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3581EC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Detect application installations and prompt for elevation</w:t>
            </w:r>
          </w:p>
        </w:tc>
        <w:tc>
          <w:tcPr>
            <w:tcW w:w="2743" w:type="pct"/>
            <w:noWrap/>
          </w:tcPr>
          <w:p w14:paraId="56A2449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2A2EFFF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16BD5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B97E94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Only elevate UIAccess applications that are installed in secure locations</w:t>
            </w:r>
          </w:p>
        </w:tc>
        <w:tc>
          <w:tcPr>
            <w:tcW w:w="2743" w:type="pct"/>
            <w:noWrap/>
          </w:tcPr>
          <w:p w14:paraId="0DDC3B6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54DFC1B2"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5CFAF051"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E6B10EB"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Run all administrators in Admin Approval Mode</w:t>
            </w:r>
          </w:p>
        </w:tc>
        <w:tc>
          <w:tcPr>
            <w:tcW w:w="2743" w:type="pct"/>
            <w:noWrap/>
          </w:tcPr>
          <w:p w14:paraId="5C74DE7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0A864B14"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94720E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1E23A28"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User Account Control: Virtualize file and registry write failures to per-user locations</w:t>
            </w:r>
          </w:p>
        </w:tc>
        <w:tc>
          <w:tcPr>
            <w:tcW w:w="2743" w:type="pct"/>
            <w:noWrap/>
          </w:tcPr>
          <w:p w14:paraId="7EDDC521"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Enabled</w:t>
            </w:r>
          </w:p>
        </w:tc>
        <w:tc>
          <w:tcPr>
            <w:tcW w:w="623" w:type="pct"/>
          </w:tcPr>
          <w:p w14:paraId="1CE07076"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89EE64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8C5328D"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Access Credential Manager as a trusted caller</w:t>
            </w:r>
          </w:p>
        </w:tc>
        <w:tc>
          <w:tcPr>
            <w:tcW w:w="2743" w:type="pct"/>
            <w:noWrap/>
          </w:tcPr>
          <w:p w14:paraId="70312AC1"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29421EA8"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77614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2F5041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Access this computer from the network</w:t>
            </w:r>
          </w:p>
        </w:tc>
        <w:tc>
          <w:tcPr>
            <w:tcW w:w="2743" w:type="pct"/>
            <w:noWrap/>
          </w:tcPr>
          <w:p w14:paraId="7CA9C495"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Authenticated Users, Administrators</w:t>
            </w:r>
          </w:p>
        </w:tc>
        <w:tc>
          <w:tcPr>
            <w:tcW w:w="623" w:type="pct"/>
          </w:tcPr>
          <w:p w14:paraId="17E7821D"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C71E676"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DC03B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Act as part of the operating system</w:t>
            </w:r>
          </w:p>
        </w:tc>
        <w:tc>
          <w:tcPr>
            <w:tcW w:w="2743" w:type="pct"/>
            <w:noWrap/>
          </w:tcPr>
          <w:p w14:paraId="78864C6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532EFB77"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B4212B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8A31BB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Allow log on locally</w:t>
            </w:r>
          </w:p>
        </w:tc>
        <w:tc>
          <w:tcPr>
            <w:tcW w:w="2743" w:type="pct"/>
            <w:noWrap/>
          </w:tcPr>
          <w:p w14:paraId="346B86C3"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C1DB8A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FF006F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0D5093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Backup files and directories</w:t>
            </w:r>
          </w:p>
        </w:tc>
        <w:tc>
          <w:tcPr>
            <w:tcW w:w="2743" w:type="pct"/>
            <w:noWrap/>
          </w:tcPr>
          <w:p w14:paraId="37CE694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4AA9A5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68E85A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648529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a pagefile</w:t>
            </w:r>
          </w:p>
        </w:tc>
        <w:tc>
          <w:tcPr>
            <w:tcW w:w="2743" w:type="pct"/>
            <w:noWrap/>
          </w:tcPr>
          <w:p w14:paraId="2F95B71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D9E8CD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A77897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04AB08B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a token object</w:t>
            </w:r>
          </w:p>
        </w:tc>
        <w:tc>
          <w:tcPr>
            <w:tcW w:w="2743" w:type="pct"/>
            <w:noWrap/>
          </w:tcPr>
          <w:p w14:paraId="3079A67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45F45BEE"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C095638"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6E2339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global objects</w:t>
            </w:r>
          </w:p>
        </w:tc>
        <w:tc>
          <w:tcPr>
            <w:tcW w:w="2743" w:type="pct"/>
            <w:noWrap/>
          </w:tcPr>
          <w:p w14:paraId="0EE1DDA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LOCAL SERVICE, NETWORK SERVICE, SERVICE</w:t>
            </w:r>
          </w:p>
        </w:tc>
        <w:tc>
          <w:tcPr>
            <w:tcW w:w="623" w:type="pct"/>
          </w:tcPr>
          <w:p w14:paraId="0A01398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709323A"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D3DA28C"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permanent shared objects</w:t>
            </w:r>
          </w:p>
        </w:tc>
        <w:tc>
          <w:tcPr>
            <w:tcW w:w="2743" w:type="pct"/>
            <w:noWrap/>
          </w:tcPr>
          <w:p w14:paraId="0091A69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6EB168A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171067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6D8B2D0"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Create Symbolic Links</w:t>
            </w:r>
          </w:p>
        </w:tc>
        <w:tc>
          <w:tcPr>
            <w:tcW w:w="2743" w:type="pct"/>
            <w:noWrap/>
          </w:tcPr>
          <w:p w14:paraId="6250A3F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4AAE07E0"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102924" w:rsidRPr="002B56D9" w14:paraId="795401AB"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812319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Debug programs</w:t>
            </w:r>
          </w:p>
        </w:tc>
        <w:tc>
          <w:tcPr>
            <w:tcW w:w="2743" w:type="pct"/>
            <w:noWrap/>
          </w:tcPr>
          <w:p w14:paraId="2D053B55"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CC1FEA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CF8390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6D1009F"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access to this computer from the network</w:t>
            </w:r>
          </w:p>
        </w:tc>
        <w:tc>
          <w:tcPr>
            <w:tcW w:w="2743" w:type="pct"/>
            <w:noWrap/>
          </w:tcPr>
          <w:p w14:paraId="3B11A536"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2EFBCD1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D880AFC"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B0D8E6"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log on locally</w:t>
            </w:r>
          </w:p>
        </w:tc>
        <w:tc>
          <w:tcPr>
            <w:tcW w:w="2743" w:type="pct"/>
            <w:noWrap/>
          </w:tcPr>
          <w:p w14:paraId="007DC61A"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74257F0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0DA4BB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71A554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Deny log on through Remote Desktop Services</w:t>
            </w:r>
          </w:p>
        </w:tc>
        <w:tc>
          <w:tcPr>
            <w:tcW w:w="2743" w:type="pct"/>
            <w:noWrap/>
          </w:tcPr>
          <w:p w14:paraId="5845E4DF"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0C6A30A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3082B12"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1988B45"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Enable computer and user accounts to be trusted for delegation</w:t>
            </w:r>
          </w:p>
        </w:tc>
        <w:tc>
          <w:tcPr>
            <w:tcW w:w="2743" w:type="pct"/>
            <w:noWrap/>
          </w:tcPr>
          <w:p w14:paraId="4423A856"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28"/>
            <w:commentRangeStart w:id="29"/>
            <w:r>
              <w:rPr>
                <w:rFonts w:ascii="Calibri" w:hAnsi="Calibri"/>
              </w:rPr>
              <w:t>No One (blank)</w:t>
            </w:r>
            <w:commentRangeEnd w:id="28"/>
            <w:r w:rsidR="00873CAF">
              <w:rPr>
                <w:rStyle w:val="CommentReference"/>
                <w:rFonts w:ascii="Calibri" w:eastAsia="Times New Roman" w:hAnsi="Calibri" w:cs="Calibri"/>
                <w:color w:val="000000"/>
                <w:sz w:val="22"/>
                <w:szCs w:val="22"/>
              </w:rPr>
              <w:commentReference w:id="28"/>
            </w:r>
            <w:commentRangeEnd w:id="29"/>
            <w:r w:rsidR="009E1F2B">
              <w:rPr>
                <w:rStyle w:val="CommentReference"/>
                <w:rFonts w:ascii="Calibri" w:eastAsia="Times New Roman" w:hAnsi="Calibri" w:cs="Calibri"/>
                <w:color w:val="000000"/>
                <w:sz w:val="22"/>
                <w:szCs w:val="22"/>
              </w:rPr>
              <w:commentReference w:id="29"/>
            </w:r>
          </w:p>
        </w:tc>
        <w:tc>
          <w:tcPr>
            <w:tcW w:w="623" w:type="pct"/>
          </w:tcPr>
          <w:p w14:paraId="26FDD604" w14:textId="0FA70F3D" w:rsidR="00102924" w:rsidRDefault="001E23D7"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4DA503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B6946A8"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lastRenderedPageBreak/>
              <w:t>Force shutdown from a remote system</w:t>
            </w:r>
          </w:p>
        </w:tc>
        <w:tc>
          <w:tcPr>
            <w:tcW w:w="2743" w:type="pct"/>
            <w:noWrap/>
          </w:tcPr>
          <w:p w14:paraId="30C84AE9"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EEEA91C"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CD52B65"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6434A6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Generate security audits</w:t>
            </w:r>
          </w:p>
        </w:tc>
        <w:tc>
          <w:tcPr>
            <w:tcW w:w="2743" w:type="pct"/>
            <w:noWrap/>
          </w:tcPr>
          <w:p w14:paraId="0E8A531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Local Service, Network Service</w:t>
            </w:r>
          </w:p>
        </w:tc>
        <w:tc>
          <w:tcPr>
            <w:tcW w:w="623" w:type="pct"/>
          </w:tcPr>
          <w:p w14:paraId="6BA38FEB"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025811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8EEB9CE"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Impersonate a client after authentication</w:t>
            </w:r>
          </w:p>
        </w:tc>
        <w:tc>
          <w:tcPr>
            <w:tcW w:w="2743" w:type="pct"/>
            <w:noWrap/>
          </w:tcPr>
          <w:p w14:paraId="195ACDE8"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SERVICE, Local Service, Network Service</w:t>
            </w:r>
          </w:p>
        </w:tc>
        <w:tc>
          <w:tcPr>
            <w:tcW w:w="623" w:type="pct"/>
          </w:tcPr>
          <w:p w14:paraId="4B9A0E5A"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03538CA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9D5320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Increase scheduling priority</w:t>
            </w:r>
          </w:p>
        </w:tc>
        <w:tc>
          <w:tcPr>
            <w:tcW w:w="2743" w:type="pct"/>
            <w:noWrap/>
          </w:tcPr>
          <w:p w14:paraId="32EC3F7C"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C4C39D6"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2A90B7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747A83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Load and unload device drivers</w:t>
            </w:r>
          </w:p>
        </w:tc>
        <w:tc>
          <w:tcPr>
            <w:tcW w:w="2743" w:type="pct"/>
            <w:noWrap/>
          </w:tcPr>
          <w:p w14:paraId="530C9BF2"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5C7879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644F5A1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A2A8244"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Lock pages in memory</w:t>
            </w:r>
          </w:p>
        </w:tc>
        <w:tc>
          <w:tcPr>
            <w:tcW w:w="2743" w:type="pct"/>
            <w:noWrap/>
          </w:tcPr>
          <w:p w14:paraId="2BD44C0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0A75CD3D"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5F90B944"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33F7E97"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Manage auditing and security log</w:t>
            </w:r>
          </w:p>
        </w:tc>
        <w:tc>
          <w:tcPr>
            <w:tcW w:w="2743" w:type="pct"/>
            <w:noWrap/>
          </w:tcPr>
          <w:p w14:paraId="45E8521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CA1A05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36A66DAB"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4E203E31"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Modify firmware environment values</w:t>
            </w:r>
          </w:p>
        </w:tc>
        <w:tc>
          <w:tcPr>
            <w:tcW w:w="2743" w:type="pct"/>
            <w:noWrap/>
          </w:tcPr>
          <w:p w14:paraId="45FECB7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AD19DFA" w14:textId="453C6435" w:rsidR="00102924" w:rsidRDefault="001E23D7"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7797203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9C9F78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Perform volume maintenance tasks</w:t>
            </w:r>
          </w:p>
        </w:tc>
        <w:tc>
          <w:tcPr>
            <w:tcW w:w="2743" w:type="pct"/>
            <w:noWrap/>
          </w:tcPr>
          <w:p w14:paraId="442A285F"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05BAA0B"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223DB57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7BBADA7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Profile single process</w:t>
            </w:r>
          </w:p>
        </w:tc>
        <w:tc>
          <w:tcPr>
            <w:tcW w:w="2743" w:type="pct"/>
            <w:noWrap/>
          </w:tcPr>
          <w:p w14:paraId="4A5C8310"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A1CE9AF"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19A9B3D9"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687139"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Restore files and directories</w:t>
            </w:r>
          </w:p>
        </w:tc>
        <w:tc>
          <w:tcPr>
            <w:tcW w:w="2743" w:type="pct"/>
            <w:noWrap/>
          </w:tcPr>
          <w:p w14:paraId="25CC785E"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0326DC4" w14:textId="77777777" w:rsidR="00102924" w:rsidRDefault="00102924"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02924" w:rsidRPr="002B56D9" w14:paraId="47282CF9"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1E6555CA" w14:textId="77777777" w:rsidR="00102924" w:rsidRPr="006D2A68" w:rsidRDefault="00102924" w:rsidP="005565FC">
            <w:pPr>
              <w:rPr>
                <w:rFonts w:ascii="Calibri" w:eastAsia="Times New Roman" w:hAnsi="Calibri" w:cs="Calibri"/>
                <w:b w:val="0"/>
                <w:color w:val="000000"/>
              </w:rPr>
            </w:pPr>
            <w:r w:rsidRPr="006D2A68">
              <w:rPr>
                <w:rFonts w:ascii="Calibri" w:hAnsi="Calibri"/>
                <w:b w:val="0"/>
              </w:rPr>
              <w:t>Take ownership of files or other objects</w:t>
            </w:r>
          </w:p>
        </w:tc>
        <w:tc>
          <w:tcPr>
            <w:tcW w:w="2743" w:type="pct"/>
            <w:noWrap/>
          </w:tcPr>
          <w:p w14:paraId="3098E493"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485AC19" w14:textId="77777777" w:rsidR="00102924" w:rsidRDefault="00102924"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76BB71B8" w14:textId="2482D368" w:rsidR="004070AC" w:rsidRDefault="004070AC">
      <w:pPr>
        <w:rPr>
          <w:color w:val="FF0000"/>
        </w:rPr>
      </w:pPr>
    </w:p>
    <w:p w14:paraId="5638D40F" w14:textId="3EB05904" w:rsidR="00F0466B" w:rsidRDefault="0027304B" w:rsidP="00F0466B">
      <w:pPr>
        <w:pStyle w:val="Heading1"/>
        <w:rPr>
          <w:b/>
        </w:rPr>
      </w:pPr>
      <w:bookmarkStart w:id="30" w:name="_Toc14502255"/>
      <w:r>
        <w:rPr>
          <w:b/>
        </w:rPr>
        <w:t xml:space="preserve">Internet </w:t>
      </w:r>
      <w:r w:rsidR="004E7B22">
        <w:rPr>
          <w:b/>
        </w:rPr>
        <w:t>Explorer Hardening</w:t>
      </w:r>
      <w:r w:rsidR="00F0466B">
        <w:rPr>
          <w:b/>
        </w:rPr>
        <w:t xml:space="preserve"> Check List</w:t>
      </w:r>
      <w:bookmarkEnd w:id="30"/>
      <w:r w:rsidR="00F0466B">
        <w:rPr>
          <w:b/>
        </w:rPr>
        <w:t xml:space="preserve"> </w:t>
      </w:r>
    </w:p>
    <w:p w14:paraId="5D2C2BD3" w14:textId="623F44DC" w:rsidR="00F0466B" w:rsidRDefault="00F0466B" w:rsidP="00F0466B">
      <w:pPr>
        <w:jc w:val="both"/>
      </w:pPr>
      <w:r>
        <w:t xml:space="preserve">Below is the Hardening guideline for all </w:t>
      </w:r>
      <w:r w:rsidR="00243436">
        <w:t xml:space="preserve">Domain </w:t>
      </w:r>
      <w:r w:rsidR="00962162">
        <w:t>Controller Services</w:t>
      </w:r>
      <w:r>
        <w:t xml:space="preserve"> in GIC Environment.</w:t>
      </w:r>
    </w:p>
    <w:tbl>
      <w:tblPr>
        <w:tblStyle w:val="GridTable4-Accent1"/>
        <w:tblW w:w="0" w:type="auto"/>
        <w:tblLook w:val="04A0" w:firstRow="1" w:lastRow="0" w:firstColumn="1" w:lastColumn="0" w:noHBand="0" w:noVBand="1"/>
      </w:tblPr>
      <w:tblGrid>
        <w:gridCol w:w="3595"/>
        <w:gridCol w:w="4320"/>
        <w:gridCol w:w="1432"/>
      </w:tblGrid>
      <w:tr w:rsidR="0027304B" w14:paraId="35444AC7" w14:textId="77777777" w:rsidTr="008D6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29A1878" w14:textId="094059A0" w:rsidR="0027304B" w:rsidRDefault="0027304B" w:rsidP="00AE20FB">
            <w:pPr>
              <w:jc w:val="center"/>
            </w:pPr>
            <w:r>
              <w:t xml:space="preserve">Policy Name </w:t>
            </w:r>
          </w:p>
        </w:tc>
        <w:tc>
          <w:tcPr>
            <w:tcW w:w="4320" w:type="dxa"/>
          </w:tcPr>
          <w:p w14:paraId="7147F748" w14:textId="640B6ECC" w:rsidR="0027304B" w:rsidRDefault="0027304B" w:rsidP="00AE20FB">
            <w:pPr>
              <w:jc w:val="center"/>
              <w:cnfStyle w:val="100000000000" w:firstRow="1" w:lastRow="0" w:firstColumn="0" w:lastColumn="0" w:oddVBand="0" w:evenVBand="0" w:oddHBand="0" w:evenHBand="0" w:firstRowFirstColumn="0" w:firstRowLastColumn="0" w:lastRowFirstColumn="0" w:lastRowLastColumn="0"/>
            </w:pPr>
            <w:r>
              <w:t xml:space="preserve">Status </w:t>
            </w:r>
          </w:p>
        </w:tc>
        <w:tc>
          <w:tcPr>
            <w:tcW w:w="1432" w:type="dxa"/>
          </w:tcPr>
          <w:p w14:paraId="3ABE6563" w14:textId="3503E3D3" w:rsidR="0027304B" w:rsidRDefault="0027304B" w:rsidP="00AE20FB">
            <w:pPr>
              <w:jc w:val="center"/>
              <w:cnfStyle w:val="100000000000" w:firstRow="1" w:lastRow="0" w:firstColumn="0" w:lastColumn="0" w:oddVBand="0" w:evenVBand="0" w:oddHBand="0" w:evenHBand="0" w:firstRowFirstColumn="0" w:firstRowLastColumn="0" w:lastRowFirstColumn="0" w:lastRowLastColumn="0"/>
            </w:pPr>
            <w:r>
              <w:t>Yes / No</w:t>
            </w:r>
          </w:p>
        </w:tc>
      </w:tr>
      <w:tr w:rsidR="006767F5" w14:paraId="5422E264" w14:textId="77777777" w:rsidTr="008D6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7F57688" w14:textId="5DB2D18D" w:rsidR="006767F5" w:rsidRPr="0027304B" w:rsidRDefault="006767F5" w:rsidP="006767F5">
            <w:pPr>
              <w:rPr>
                <w:b w:val="0"/>
              </w:rPr>
            </w:pPr>
            <w:r w:rsidRPr="0027304B">
              <w:rPr>
                <w:rFonts w:ascii="Calibri" w:hAnsi="Calibri"/>
                <w:b w:val="0"/>
                <w:color w:val="000000"/>
              </w:rPr>
              <w:t>Don't run antimalware programs against ActiveX controls</w:t>
            </w:r>
          </w:p>
        </w:tc>
        <w:tc>
          <w:tcPr>
            <w:tcW w:w="4320" w:type="dxa"/>
            <w:vAlign w:val="bottom"/>
          </w:tcPr>
          <w:p w14:paraId="54BCA195" w14:textId="675C1080" w:rsidR="006767F5" w:rsidRDefault="006767F5" w:rsidP="006767F5">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449F402" w14:textId="70E678FE" w:rsidR="006767F5" w:rsidRDefault="006767F5" w:rsidP="006767F5">
            <w:pPr>
              <w:jc w:val="both"/>
              <w:cnfStyle w:val="000000100000" w:firstRow="0" w:lastRow="0" w:firstColumn="0" w:lastColumn="0" w:oddVBand="0" w:evenVBand="0" w:oddHBand="1" w:evenHBand="0" w:firstRowFirstColumn="0" w:firstRowLastColumn="0" w:lastRowFirstColumn="0" w:lastRowLastColumn="0"/>
            </w:pPr>
            <w:r>
              <w:t>Yes</w:t>
            </w:r>
          </w:p>
        </w:tc>
      </w:tr>
      <w:tr w:rsidR="006767F5" w14:paraId="41F3DD9F" w14:textId="77777777" w:rsidTr="008D6C44">
        <w:tc>
          <w:tcPr>
            <w:cnfStyle w:val="001000000000" w:firstRow="0" w:lastRow="0" w:firstColumn="1" w:lastColumn="0" w:oddVBand="0" w:evenVBand="0" w:oddHBand="0" w:evenHBand="0" w:firstRowFirstColumn="0" w:firstRowLastColumn="0" w:lastRowFirstColumn="0" w:lastRowLastColumn="0"/>
            <w:tcW w:w="3595" w:type="dxa"/>
            <w:vAlign w:val="bottom"/>
          </w:tcPr>
          <w:p w14:paraId="5954054C" w14:textId="094D9D9B" w:rsidR="006767F5" w:rsidRPr="0027304B" w:rsidRDefault="006767F5" w:rsidP="006767F5">
            <w:pPr>
              <w:rPr>
                <w:b w:val="0"/>
              </w:rPr>
            </w:pPr>
            <w:r w:rsidRPr="0027304B">
              <w:rPr>
                <w:rFonts w:ascii="Calibri" w:hAnsi="Calibri"/>
                <w:b w:val="0"/>
                <w:color w:val="000000"/>
              </w:rPr>
              <w:t>Initialize and script ActiveX controls not marked as safe</w:t>
            </w:r>
          </w:p>
        </w:tc>
        <w:tc>
          <w:tcPr>
            <w:tcW w:w="4320" w:type="dxa"/>
            <w:vAlign w:val="bottom"/>
          </w:tcPr>
          <w:p w14:paraId="1A11B898" w14:textId="51F1E693" w:rsidR="006767F5" w:rsidRDefault="006767F5" w:rsidP="006767F5">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1B182CD" w14:textId="638FADF7" w:rsidR="006767F5" w:rsidRDefault="006767F5" w:rsidP="006767F5">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34D42A7"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389ED03" w14:textId="12DE2F75" w:rsidR="008D6C44" w:rsidRPr="008D6C44" w:rsidRDefault="008D6C44" w:rsidP="008D6C44">
            <w:pPr>
              <w:rPr>
                <w:b w:val="0"/>
              </w:rPr>
            </w:pPr>
            <w:r w:rsidRPr="008D6C44">
              <w:rPr>
                <w:rFonts w:ascii="Calibri" w:hAnsi="Calibri"/>
                <w:b w:val="0"/>
                <w:color w:val="000000"/>
              </w:rPr>
              <w:t>Access data sources across domains</w:t>
            </w:r>
          </w:p>
        </w:tc>
        <w:tc>
          <w:tcPr>
            <w:tcW w:w="4320" w:type="dxa"/>
            <w:vAlign w:val="bottom"/>
          </w:tcPr>
          <w:p w14:paraId="13E1DA8F" w14:textId="48277AB5"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High Safety</w:t>
            </w:r>
          </w:p>
        </w:tc>
        <w:tc>
          <w:tcPr>
            <w:tcW w:w="1432" w:type="dxa"/>
          </w:tcPr>
          <w:p w14:paraId="13E7EBC9" w14:textId="34E36D38"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668477E1"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602E932" w14:textId="5CDEFBCD" w:rsidR="008D6C44" w:rsidRPr="008D6C44" w:rsidRDefault="008D6C44" w:rsidP="008D6C44">
            <w:pPr>
              <w:rPr>
                <w:b w:val="0"/>
              </w:rPr>
            </w:pPr>
            <w:r w:rsidRPr="008D6C44">
              <w:rPr>
                <w:rFonts w:ascii="Calibri" w:hAnsi="Calibri"/>
                <w:b w:val="0"/>
                <w:color w:val="000000"/>
              </w:rPr>
              <w:t>Allow active scripting</w:t>
            </w:r>
          </w:p>
        </w:tc>
        <w:tc>
          <w:tcPr>
            <w:tcW w:w="4320" w:type="dxa"/>
            <w:vAlign w:val="bottom"/>
          </w:tcPr>
          <w:p w14:paraId="0775D0DC" w14:textId="0C025B89"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84B2984" w14:textId="5A8A51ED"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49AB400"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2F7E528" w14:textId="43ACCCB2" w:rsidR="008D6C44" w:rsidRPr="008D6C44" w:rsidRDefault="008D6C44" w:rsidP="008D6C44">
            <w:pPr>
              <w:rPr>
                <w:b w:val="0"/>
              </w:rPr>
            </w:pPr>
            <w:r w:rsidRPr="008D6C44">
              <w:rPr>
                <w:rFonts w:ascii="Calibri" w:hAnsi="Calibri"/>
                <w:b w:val="0"/>
                <w:color w:val="000000"/>
              </w:rPr>
              <w:t>Allow binary and script behaviors</w:t>
            </w:r>
          </w:p>
        </w:tc>
        <w:tc>
          <w:tcPr>
            <w:tcW w:w="4320" w:type="dxa"/>
            <w:vAlign w:val="bottom"/>
          </w:tcPr>
          <w:p w14:paraId="48EEC0AC" w14:textId="517E4BBE"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D111D37" w14:textId="4DDA40A4"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30AF868D"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DF848ED" w14:textId="40DE7291" w:rsidR="008D6C44" w:rsidRPr="008D6C44" w:rsidRDefault="008D6C44" w:rsidP="008D6C44">
            <w:pPr>
              <w:rPr>
                <w:b w:val="0"/>
              </w:rPr>
            </w:pPr>
            <w:r w:rsidRPr="008D6C44">
              <w:rPr>
                <w:rFonts w:ascii="Calibri" w:hAnsi="Calibri"/>
                <w:b w:val="0"/>
                <w:color w:val="000000"/>
              </w:rPr>
              <w:t>Allow cut copy or paste operations from the clipboard via script</w:t>
            </w:r>
          </w:p>
        </w:tc>
        <w:tc>
          <w:tcPr>
            <w:tcW w:w="4320" w:type="dxa"/>
            <w:vAlign w:val="bottom"/>
          </w:tcPr>
          <w:p w14:paraId="7DC802C8" w14:textId="752CA1F8"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A830DA7" w14:textId="0A62724F"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1ABF177A"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8C9A29E" w14:textId="51B30605" w:rsidR="008D6C44" w:rsidRPr="008D6C44" w:rsidRDefault="008D6C44" w:rsidP="008D6C44">
            <w:pPr>
              <w:rPr>
                <w:b w:val="0"/>
              </w:rPr>
            </w:pPr>
            <w:r w:rsidRPr="008D6C44">
              <w:rPr>
                <w:rFonts w:ascii="Calibri" w:hAnsi="Calibri"/>
                <w:b w:val="0"/>
                <w:color w:val="000000"/>
              </w:rPr>
              <w:t>Allow drag and drop or copy and paste files</w:t>
            </w:r>
          </w:p>
        </w:tc>
        <w:tc>
          <w:tcPr>
            <w:tcW w:w="4320" w:type="dxa"/>
            <w:vAlign w:val="bottom"/>
          </w:tcPr>
          <w:p w14:paraId="454E25F6" w14:textId="4C4EA127"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54387D7" w14:textId="7D1FBACC"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3E62E455"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2FF46B07" w14:textId="3D2C5C54" w:rsidR="008D6C44" w:rsidRPr="008D6C44" w:rsidRDefault="008D6C44" w:rsidP="008D6C44">
            <w:pPr>
              <w:rPr>
                <w:b w:val="0"/>
              </w:rPr>
            </w:pPr>
            <w:r w:rsidRPr="008D6C44">
              <w:rPr>
                <w:rFonts w:ascii="Calibri" w:hAnsi="Calibri"/>
                <w:b w:val="0"/>
                <w:color w:val="000000"/>
              </w:rPr>
              <w:t>Allow file downloads</w:t>
            </w:r>
          </w:p>
        </w:tc>
        <w:tc>
          <w:tcPr>
            <w:tcW w:w="4320" w:type="dxa"/>
            <w:vAlign w:val="bottom"/>
          </w:tcPr>
          <w:p w14:paraId="12BE1928" w14:textId="7F892AF5"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D38FD86" w14:textId="62131FF6"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72EB0186"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2DE6505" w14:textId="229944AF" w:rsidR="008D6C44" w:rsidRPr="008D6C44" w:rsidRDefault="008D6C44" w:rsidP="008D6C44">
            <w:pPr>
              <w:rPr>
                <w:b w:val="0"/>
              </w:rPr>
            </w:pPr>
            <w:r w:rsidRPr="008D6C44">
              <w:rPr>
                <w:rFonts w:ascii="Calibri" w:hAnsi="Calibri"/>
                <w:b w:val="0"/>
                <w:color w:val="000000"/>
              </w:rPr>
              <w:t>Allow font downloads</w:t>
            </w:r>
          </w:p>
        </w:tc>
        <w:tc>
          <w:tcPr>
            <w:tcW w:w="4320" w:type="dxa"/>
            <w:vAlign w:val="bottom"/>
          </w:tcPr>
          <w:p w14:paraId="6CDAF654" w14:textId="4C41F862"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35A0BFCE" w14:textId="21D7BF84"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7389500B"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CA65AA8" w14:textId="51D08902" w:rsidR="008D6C44" w:rsidRPr="008D6C44" w:rsidRDefault="008D6C44" w:rsidP="008D6C44">
            <w:pPr>
              <w:rPr>
                <w:b w:val="0"/>
              </w:rPr>
            </w:pPr>
            <w:r w:rsidRPr="008D6C44">
              <w:rPr>
                <w:rFonts w:ascii="Calibri" w:hAnsi="Calibri"/>
                <w:b w:val="0"/>
                <w:color w:val="000000"/>
              </w:rPr>
              <w:t>Allow loading of XAML files</w:t>
            </w:r>
          </w:p>
        </w:tc>
        <w:tc>
          <w:tcPr>
            <w:tcW w:w="4320" w:type="dxa"/>
            <w:vAlign w:val="bottom"/>
          </w:tcPr>
          <w:p w14:paraId="67B45A6F" w14:textId="19E2995A"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EF47716" w14:textId="2728EA61"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8D6C44" w14:paraId="46655097"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5D0BA04" w14:textId="4C53E100" w:rsidR="008D6C44" w:rsidRPr="008D6C44" w:rsidRDefault="008D6C44" w:rsidP="008D6C44">
            <w:pPr>
              <w:rPr>
                <w:b w:val="0"/>
              </w:rPr>
            </w:pPr>
            <w:r w:rsidRPr="008D6C44">
              <w:rPr>
                <w:rFonts w:ascii="Calibri" w:hAnsi="Calibri"/>
                <w:b w:val="0"/>
                <w:color w:val="000000"/>
              </w:rPr>
              <w:t>Allow META REFRESH</w:t>
            </w:r>
          </w:p>
        </w:tc>
        <w:tc>
          <w:tcPr>
            <w:tcW w:w="4320" w:type="dxa"/>
            <w:vAlign w:val="bottom"/>
          </w:tcPr>
          <w:p w14:paraId="13F4F11B" w14:textId="2521CBB1"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4511A28" w14:textId="0CFE544E" w:rsidR="008D6C44" w:rsidRDefault="008D6C44" w:rsidP="008D6C44">
            <w:pPr>
              <w:jc w:val="both"/>
              <w:cnfStyle w:val="000000100000" w:firstRow="0" w:lastRow="0" w:firstColumn="0" w:lastColumn="0" w:oddVBand="0" w:evenVBand="0" w:oddHBand="1" w:evenHBand="0" w:firstRowFirstColumn="0" w:firstRowLastColumn="0" w:lastRowFirstColumn="0" w:lastRowLastColumn="0"/>
            </w:pPr>
            <w:r>
              <w:t>Yes</w:t>
            </w:r>
          </w:p>
        </w:tc>
      </w:tr>
      <w:tr w:rsidR="008D6C44" w14:paraId="637812F5"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7D18573" w14:textId="134B2DA8" w:rsidR="008D6C44" w:rsidRPr="008D6C44" w:rsidRDefault="008D6C44" w:rsidP="008D6C44">
            <w:pPr>
              <w:rPr>
                <w:b w:val="0"/>
              </w:rPr>
            </w:pPr>
            <w:r w:rsidRPr="008D6C44">
              <w:rPr>
                <w:rFonts w:ascii="Calibri" w:hAnsi="Calibri"/>
                <w:b w:val="0"/>
                <w:color w:val="000000"/>
              </w:rPr>
              <w:t>Allow only approved domains to use ActiveX controls without prompt</w:t>
            </w:r>
          </w:p>
        </w:tc>
        <w:tc>
          <w:tcPr>
            <w:tcW w:w="4320" w:type="dxa"/>
            <w:vAlign w:val="bottom"/>
          </w:tcPr>
          <w:p w14:paraId="3E8E69A1" w14:textId="1C900F68"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A4CE849" w14:textId="36D25833" w:rsidR="008D6C44" w:rsidRDefault="008D6C44" w:rsidP="008D6C44">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6526F1B"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683BD8A" w14:textId="46234499" w:rsidR="001E23D7" w:rsidRPr="008D6C44" w:rsidRDefault="001E23D7" w:rsidP="001E23D7">
            <w:pPr>
              <w:rPr>
                <w:b w:val="0"/>
              </w:rPr>
            </w:pPr>
            <w:r w:rsidRPr="008D6C44">
              <w:rPr>
                <w:rFonts w:ascii="Calibri" w:hAnsi="Calibri"/>
                <w:b w:val="0"/>
                <w:color w:val="000000"/>
              </w:rPr>
              <w:t>Allow only approved domains to use the TDC ActiveX control</w:t>
            </w:r>
          </w:p>
        </w:tc>
        <w:tc>
          <w:tcPr>
            <w:tcW w:w="4320" w:type="dxa"/>
            <w:vAlign w:val="bottom"/>
          </w:tcPr>
          <w:p w14:paraId="570B0969" w14:textId="5DABD4E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5D74D669" w14:textId="5FE0E0E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645CF29"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37D4D68" w14:textId="520B6EC2" w:rsidR="001E23D7" w:rsidRPr="008D6C44" w:rsidRDefault="001E23D7" w:rsidP="001E23D7">
            <w:pPr>
              <w:rPr>
                <w:b w:val="0"/>
              </w:rPr>
            </w:pPr>
            <w:r w:rsidRPr="008D6C44">
              <w:rPr>
                <w:rFonts w:ascii="Calibri" w:hAnsi="Calibri"/>
                <w:b w:val="0"/>
                <w:color w:val="000000"/>
              </w:rPr>
              <w:t>Allow scripting of Internet Explorer WebBrowser controls</w:t>
            </w:r>
          </w:p>
        </w:tc>
        <w:tc>
          <w:tcPr>
            <w:tcW w:w="4320" w:type="dxa"/>
          </w:tcPr>
          <w:p w14:paraId="790F4626" w14:textId="2413B7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5A0328EC" w14:textId="5121F14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5EBB754"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F29212C" w14:textId="1BA4E5C4" w:rsidR="001E23D7" w:rsidRPr="008D6C44" w:rsidRDefault="001E23D7" w:rsidP="001E23D7">
            <w:pPr>
              <w:rPr>
                <w:b w:val="0"/>
              </w:rPr>
            </w:pPr>
            <w:r w:rsidRPr="008D6C44">
              <w:rPr>
                <w:rFonts w:ascii="Calibri" w:hAnsi="Calibri"/>
                <w:b w:val="0"/>
                <w:color w:val="000000"/>
              </w:rPr>
              <w:lastRenderedPageBreak/>
              <w:t>Allow script-initiated windows without size or position constraints</w:t>
            </w:r>
          </w:p>
        </w:tc>
        <w:tc>
          <w:tcPr>
            <w:tcW w:w="4320" w:type="dxa"/>
            <w:vAlign w:val="bottom"/>
          </w:tcPr>
          <w:p w14:paraId="67EA878C" w14:textId="23642CB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B5EFBB9" w14:textId="1E31794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2D18A7D"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EE50A86" w14:textId="200F4927" w:rsidR="001E23D7" w:rsidRPr="008D6C44" w:rsidRDefault="001E23D7" w:rsidP="001E23D7">
            <w:pPr>
              <w:rPr>
                <w:b w:val="0"/>
              </w:rPr>
            </w:pPr>
            <w:r w:rsidRPr="008D6C44">
              <w:rPr>
                <w:rFonts w:ascii="Calibri" w:hAnsi="Calibri"/>
                <w:b w:val="0"/>
                <w:color w:val="000000"/>
              </w:rPr>
              <w:t>Allow scriptlets</w:t>
            </w:r>
          </w:p>
        </w:tc>
        <w:tc>
          <w:tcPr>
            <w:tcW w:w="4320" w:type="dxa"/>
            <w:vAlign w:val="bottom"/>
          </w:tcPr>
          <w:p w14:paraId="63D19E01" w14:textId="55148B9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BA778C8" w14:textId="6B06356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B65345A"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BBAC4BD" w14:textId="05761272" w:rsidR="001E23D7" w:rsidRPr="008D6C44" w:rsidRDefault="001E23D7" w:rsidP="001E23D7">
            <w:pPr>
              <w:rPr>
                <w:b w:val="0"/>
              </w:rPr>
            </w:pPr>
            <w:r w:rsidRPr="008D6C44">
              <w:rPr>
                <w:rFonts w:ascii="Calibri" w:hAnsi="Calibri"/>
                <w:b w:val="0"/>
                <w:color w:val="000000"/>
              </w:rPr>
              <w:t>Allow updates to status bar via script</w:t>
            </w:r>
          </w:p>
        </w:tc>
        <w:tc>
          <w:tcPr>
            <w:tcW w:w="4320" w:type="dxa"/>
            <w:vAlign w:val="bottom"/>
          </w:tcPr>
          <w:p w14:paraId="671A4CA4" w14:textId="103C56F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6FB2271" w14:textId="683C0C2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5D38BD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1496185F" w14:textId="1DAE5883" w:rsidR="001E23D7" w:rsidRPr="008D6C44" w:rsidRDefault="001E23D7" w:rsidP="001E23D7">
            <w:pPr>
              <w:rPr>
                <w:b w:val="0"/>
              </w:rPr>
            </w:pPr>
            <w:r w:rsidRPr="008D6C44">
              <w:rPr>
                <w:rFonts w:ascii="Calibri" w:hAnsi="Calibri"/>
                <w:b w:val="0"/>
                <w:color w:val="000000"/>
              </w:rPr>
              <w:t>Automatic prompting for file downloads</w:t>
            </w:r>
          </w:p>
        </w:tc>
        <w:tc>
          <w:tcPr>
            <w:tcW w:w="4320" w:type="dxa"/>
            <w:vAlign w:val="bottom"/>
          </w:tcPr>
          <w:p w14:paraId="5D31A66A" w14:textId="75E1B25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4CA094C" w14:textId="62AC3778"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7ECFC73"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FA79748" w14:textId="44865CCD" w:rsidR="001E23D7" w:rsidRPr="008D6C44" w:rsidRDefault="001E23D7" w:rsidP="001E23D7">
            <w:pPr>
              <w:rPr>
                <w:b w:val="0"/>
              </w:rPr>
            </w:pPr>
            <w:r w:rsidRPr="008D6C44">
              <w:rPr>
                <w:rFonts w:ascii="Calibri" w:hAnsi="Calibri"/>
                <w:b w:val="0"/>
                <w:color w:val="000000"/>
              </w:rPr>
              <w:t>Don't run antimalware programs against ActiveX controls</w:t>
            </w:r>
          </w:p>
        </w:tc>
        <w:tc>
          <w:tcPr>
            <w:tcW w:w="4320" w:type="dxa"/>
            <w:vAlign w:val="bottom"/>
          </w:tcPr>
          <w:p w14:paraId="5B639480" w14:textId="6E82FD8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644C958" w14:textId="03D8F2F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B44914B"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99DAC8F" w14:textId="71A2FBB0" w:rsidR="001E23D7" w:rsidRPr="008D6C44" w:rsidRDefault="001E23D7" w:rsidP="001E23D7">
            <w:pPr>
              <w:rPr>
                <w:b w:val="0"/>
              </w:rPr>
            </w:pPr>
            <w:r w:rsidRPr="008D6C44">
              <w:rPr>
                <w:rFonts w:ascii="Calibri" w:hAnsi="Calibri"/>
                <w:b w:val="0"/>
                <w:color w:val="000000"/>
              </w:rPr>
              <w:t>Download signed ActiveX controls</w:t>
            </w:r>
          </w:p>
        </w:tc>
        <w:tc>
          <w:tcPr>
            <w:tcW w:w="4320" w:type="dxa"/>
            <w:vAlign w:val="bottom"/>
          </w:tcPr>
          <w:p w14:paraId="00F1A931" w14:textId="324438A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1F47BF7" w14:textId="34EE286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D4ACAA1"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086B208" w14:textId="149E7944" w:rsidR="001E23D7" w:rsidRPr="008D6C44" w:rsidRDefault="001E23D7" w:rsidP="001E23D7">
            <w:pPr>
              <w:rPr>
                <w:b w:val="0"/>
              </w:rPr>
            </w:pPr>
            <w:r w:rsidRPr="008D6C44">
              <w:rPr>
                <w:rFonts w:ascii="Calibri" w:hAnsi="Calibri"/>
                <w:b w:val="0"/>
                <w:color w:val="000000"/>
              </w:rPr>
              <w:t>Download unsigned ActiveX controls</w:t>
            </w:r>
          </w:p>
        </w:tc>
        <w:tc>
          <w:tcPr>
            <w:tcW w:w="4320" w:type="dxa"/>
            <w:vAlign w:val="bottom"/>
          </w:tcPr>
          <w:p w14:paraId="4A6890D5" w14:textId="7E3EED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8891080" w14:textId="2F8FD6A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8DFFA46"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294C4AF2" w14:textId="1E9ECF97" w:rsidR="001E23D7" w:rsidRPr="008D6C44" w:rsidRDefault="001E23D7" w:rsidP="001E23D7">
            <w:pPr>
              <w:rPr>
                <w:b w:val="0"/>
              </w:rPr>
            </w:pPr>
            <w:r w:rsidRPr="008D6C44">
              <w:rPr>
                <w:rFonts w:ascii="Calibri" w:hAnsi="Calibri"/>
                <w:b w:val="0"/>
                <w:color w:val="000000"/>
              </w:rPr>
              <w:t>Enable dragging of content from different domains across windows</w:t>
            </w:r>
          </w:p>
        </w:tc>
        <w:tc>
          <w:tcPr>
            <w:tcW w:w="4320" w:type="dxa"/>
            <w:vAlign w:val="bottom"/>
          </w:tcPr>
          <w:p w14:paraId="6EE3F230" w14:textId="4F1FECF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9CF1832" w14:textId="3CC5ED1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AFFE8C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C1DCD81" w14:textId="4D8E9BF0" w:rsidR="001E23D7" w:rsidRPr="008D6C44" w:rsidRDefault="001E23D7" w:rsidP="001E23D7">
            <w:pPr>
              <w:rPr>
                <w:b w:val="0"/>
              </w:rPr>
            </w:pPr>
            <w:r w:rsidRPr="008D6C44">
              <w:rPr>
                <w:rFonts w:ascii="Calibri" w:hAnsi="Calibri"/>
                <w:b w:val="0"/>
                <w:color w:val="000000"/>
              </w:rPr>
              <w:t>Enable dragging of content from different domains within a window</w:t>
            </w:r>
          </w:p>
        </w:tc>
        <w:tc>
          <w:tcPr>
            <w:tcW w:w="4320" w:type="dxa"/>
            <w:vAlign w:val="bottom"/>
          </w:tcPr>
          <w:p w14:paraId="4E61B710" w14:textId="16D2956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5B8BB8E" w14:textId="102453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A09D24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6925BAE" w14:textId="730115FC" w:rsidR="001E23D7" w:rsidRPr="008D6C44" w:rsidRDefault="001E23D7" w:rsidP="001E23D7">
            <w:pPr>
              <w:rPr>
                <w:b w:val="0"/>
              </w:rPr>
            </w:pPr>
            <w:r w:rsidRPr="008D6C44">
              <w:rPr>
                <w:rFonts w:ascii="Calibri" w:hAnsi="Calibri"/>
                <w:b w:val="0"/>
                <w:color w:val="000000"/>
              </w:rPr>
              <w:t>Enable MIME Sniffing</w:t>
            </w:r>
          </w:p>
        </w:tc>
        <w:tc>
          <w:tcPr>
            <w:tcW w:w="4320" w:type="dxa"/>
            <w:vAlign w:val="bottom"/>
          </w:tcPr>
          <w:p w14:paraId="67D41B5E" w14:textId="27B94EF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4F2ADA69" w14:textId="5C923A0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B5A38FD"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5D3AE81" w14:textId="0BB54F8C" w:rsidR="001E23D7" w:rsidRPr="008D6C44" w:rsidRDefault="001E23D7" w:rsidP="001E23D7">
            <w:pPr>
              <w:rPr>
                <w:b w:val="0"/>
              </w:rPr>
            </w:pPr>
            <w:r w:rsidRPr="008D6C44">
              <w:rPr>
                <w:rFonts w:ascii="Calibri" w:hAnsi="Calibri"/>
                <w:b w:val="0"/>
                <w:color w:val="000000"/>
              </w:rPr>
              <w:t>Include local path when user is uploading files to a server</w:t>
            </w:r>
          </w:p>
        </w:tc>
        <w:tc>
          <w:tcPr>
            <w:tcW w:w="4320" w:type="dxa"/>
            <w:vAlign w:val="bottom"/>
          </w:tcPr>
          <w:p w14:paraId="44DA48C1" w14:textId="0B16C0A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Not Configured</w:t>
            </w:r>
          </w:p>
        </w:tc>
        <w:tc>
          <w:tcPr>
            <w:tcW w:w="1432" w:type="dxa"/>
          </w:tcPr>
          <w:p w14:paraId="0525EF4E" w14:textId="70C96D3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346E3F4"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F48F77B" w14:textId="45B97005" w:rsidR="001E23D7" w:rsidRPr="008D6C44" w:rsidRDefault="001E23D7" w:rsidP="001E23D7">
            <w:pPr>
              <w:rPr>
                <w:b w:val="0"/>
              </w:rPr>
            </w:pPr>
            <w:r w:rsidRPr="008D6C44">
              <w:rPr>
                <w:rFonts w:ascii="Calibri" w:hAnsi="Calibri"/>
                <w:b w:val="0"/>
                <w:color w:val="000000"/>
              </w:rPr>
              <w:t>Initialize and script ActiveX controls not marked as safe</w:t>
            </w:r>
          </w:p>
        </w:tc>
        <w:tc>
          <w:tcPr>
            <w:tcW w:w="4320" w:type="dxa"/>
            <w:vAlign w:val="bottom"/>
          </w:tcPr>
          <w:p w14:paraId="5D4B2504" w14:textId="02E8C0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6D7E3B2" w14:textId="7A6EEFA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1A94B30"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1A3DBA3" w14:textId="760B5890" w:rsidR="001E23D7" w:rsidRPr="008D6C44" w:rsidRDefault="001E23D7" w:rsidP="001E23D7">
            <w:pPr>
              <w:rPr>
                <w:b w:val="0"/>
              </w:rPr>
            </w:pPr>
            <w:r w:rsidRPr="008D6C44">
              <w:rPr>
                <w:rFonts w:ascii="Calibri" w:hAnsi="Calibri"/>
                <w:b w:val="0"/>
                <w:color w:val="000000"/>
              </w:rPr>
              <w:t>Java permissions</w:t>
            </w:r>
          </w:p>
        </w:tc>
        <w:tc>
          <w:tcPr>
            <w:tcW w:w="4320" w:type="dxa"/>
            <w:vAlign w:val="bottom"/>
          </w:tcPr>
          <w:p w14:paraId="562DC771" w14:textId="361E50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354921FA" w14:textId="0CECC77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0AFF191"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6B64255" w14:textId="2C5189F8" w:rsidR="001E23D7" w:rsidRPr="008D6C44" w:rsidRDefault="001E23D7" w:rsidP="001E23D7">
            <w:pPr>
              <w:rPr>
                <w:b w:val="0"/>
              </w:rPr>
            </w:pPr>
            <w:r w:rsidRPr="008D6C44">
              <w:rPr>
                <w:rFonts w:ascii="Calibri" w:hAnsi="Calibri"/>
                <w:b w:val="0"/>
                <w:color w:val="000000"/>
              </w:rPr>
              <w:t>Launching applications and files in an IFRAME</w:t>
            </w:r>
          </w:p>
        </w:tc>
        <w:tc>
          <w:tcPr>
            <w:tcW w:w="4320" w:type="dxa"/>
            <w:vAlign w:val="bottom"/>
          </w:tcPr>
          <w:p w14:paraId="791BA52C" w14:textId="43F8B6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 Java</w:t>
            </w:r>
          </w:p>
        </w:tc>
        <w:tc>
          <w:tcPr>
            <w:tcW w:w="1432" w:type="dxa"/>
          </w:tcPr>
          <w:p w14:paraId="349C7136" w14:textId="72ABF19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9003F88"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8D3366C" w14:textId="4F26BA19" w:rsidR="001E23D7" w:rsidRPr="008D6C44" w:rsidRDefault="001E23D7" w:rsidP="001E23D7">
            <w:pPr>
              <w:rPr>
                <w:b w:val="0"/>
              </w:rPr>
            </w:pPr>
            <w:r w:rsidRPr="008D6C44">
              <w:rPr>
                <w:rFonts w:ascii="Calibri" w:hAnsi="Calibri"/>
                <w:b w:val="0"/>
                <w:color w:val="000000"/>
              </w:rPr>
              <w:t>Logon options</w:t>
            </w:r>
          </w:p>
        </w:tc>
        <w:tc>
          <w:tcPr>
            <w:tcW w:w="4320" w:type="dxa"/>
            <w:vAlign w:val="bottom"/>
          </w:tcPr>
          <w:p w14:paraId="49DB92B1" w14:textId="377AB5D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79778C1" w14:textId="495F5EB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4DB7F0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9921FD1" w14:textId="1BBE241B" w:rsidR="001E23D7" w:rsidRPr="008D6C44" w:rsidRDefault="001E23D7" w:rsidP="001E23D7">
            <w:pPr>
              <w:rPr>
                <w:b w:val="0"/>
              </w:rPr>
            </w:pPr>
            <w:r w:rsidRPr="008D6C44">
              <w:rPr>
                <w:rFonts w:ascii="Calibri" w:hAnsi="Calibri"/>
                <w:b w:val="0"/>
                <w:color w:val="000000"/>
              </w:rPr>
              <w:t>Navigate windows and frames across different domains</w:t>
            </w:r>
          </w:p>
        </w:tc>
        <w:tc>
          <w:tcPr>
            <w:tcW w:w="4320" w:type="dxa"/>
            <w:vAlign w:val="bottom"/>
          </w:tcPr>
          <w:p w14:paraId="75DB85D7" w14:textId="799F78F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Anonymous logon</w:t>
            </w:r>
          </w:p>
        </w:tc>
        <w:tc>
          <w:tcPr>
            <w:tcW w:w="1432" w:type="dxa"/>
          </w:tcPr>
          <w:p w14:paraId="01AA7F1F" w14:textId="6AC20CF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8BF3E3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3A54DA4" w14:textId="687BDD2C" w:rsidR="001E23D7" w:rsidRPr="008D6C44" w:rsidRDefault="001E23D7" w:rsidP="001E23D7">
            <w:pPr>
              <w:rPr>
                <w:b w:val="0"/>
              </w:rPr>
            </w:pPr>
            <w:r w:rsidRPr="008D6C44">
              <w:rPr>
                <w:rFonts w:ascii="Calibri" w:hAnsi="Calibri"/>
                <w:b w:val="0"/>
                <w:color w:val="000000"/>
              </w:rPr>
              <w:t>Run .NET Framework-reliant components not signed with Authenticode</w:t>
            </w:r>
          </w:p>
        </w:tc>
        <w:tc>
          <w:tcPr>
            <w:tcW w:w="4320" w:type="dxa"/>
            <w:vAlign w:val="bottom"/>
          </w:tcPr>
          <w:p w14:paraId="27A08774" w14:textId="75F140F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47933A6" w14:textId="0825CC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4535142"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BC2DF28" w14:textId="72E0D81E" w:rsidR="001E23D7" w:rsidRPr="008D6C44" w:rsidRDefault="001E23D7" w:rsidP="001E23D7">
            <w:pPr>
              <w:rPr>
                <w:b w:val="0"/>
              </w:rPr>
            </w:pPr>
            <w:r w:rsidRPr="008D6C44">
              <w:rPr>
                <w:rFonts w:ascii="Calibri" w:hAnsi="Calibri"/>
                <w:b w:val="0"/>
                <w:color w:val="000000"/>
              </w:rPr>
              <w:t>Run .NET Framework-reliant components signed with Authenticode</w:t>
            </w:r>
          </w:p>
        </w:tc>
        <w:tc>
          <w:tcPr>
            <w:tcW w:w="4320" w:type="dxa"/>
            <w:vAlign w:val="bottom"/>
          </w:tcPr>
          <w:p w14:paraId="2DF7E231" w14:textId="435774B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9AD3191" w14:textId="2D1C87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A02BA9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5448B14" w14:textId="36CFEFC2" w:rsidR="001E23D7" w:rsidRPr="008D6C44" w:rsidRDefault="001E23D7" w:rsidP="001E23D7">
            <w:pPr>
              <w:rPr>
                <w:b w:val="0"/>
              </w:rPr>
            </w:pPr>
            <w:r w:rsidRPr="008D6C44">
              <w:rPr>
                <w:rFonts w:ascii="Calibri" w:hAnsi="Calibri"/>
                <w:b w:val="0"/>
                <w:color w:val="000000"/>
              </w:rPr>
              <w:t>Run ActiveX controls and plugins</w:t>
            </w:r>
          </w:p>
        </w:tc>
        <w:tc>
          <w:tcPr>
            <w:tcW w:w="4320" w:type="dxa"/>
            <w:vAlign w:val="bottom"/>
          </w:tcPr>
          <w:p w14:paraId="7198587A" w14:textId="0D266B7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C8734D5" w14:textId="3A83A4C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6A57B3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5BD7D17" w14:textId="622DBEDD" w:rsidR="001E23D7" w:rsidRPr="008D6C44" w:rsidRDefault="001E23D7" w:rsidP="001E23D7">
            <w:pPr>
              <w:rPr>
                <w:b w:val="0"/>
              </w:rPr>
            </w:pPr>
            <w:r w:rsidRPr="008D6C44">
              <w:rPr>
                <w:rFonts w:ascii="Calibri" w:hAnsi="Calibri"/>
                <w:b w:val="0"/>
                <w:color w:val="000000"/>
              </w:rPr>
              <w:t>Script ActiveX controls marked safe for scripting</w:t>
            </w:r>
          </w:p>
        </w:tc>
        <w:tc>
          <w:tcPr>
            <w:tcW w:w="4320" w:type="dxa"/>
            <w:vAlign w:val="bottom"/>
          </w:tcPr>
          <w:p w14:paraId="51749859" w14:textId="15F5E19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10562A1" w14:textId="6754DEB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C4BA7EF"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5753783" w14:textId="100018E0" w:rsidR="001E23D7" w:rsidRPr="008D6C44" w:rsidRDefault="001E23D7" w:rsidP="001E23D7">
            <w:pPr>
              <w:rPr>
                <w:b w:val="0"/>
              </w:rPr>
            </w:pPr>
            <w:r w:rsidRPr="008D6C44">
              <w:rPr>
                <w:rFonts w:ascii="Calibri" w:hAnsi="Calibri"/>
                <w:b w:val="0"/>
                <w:color w:val="000000"/>
              </w:rPr>
              <w:t>Scripting of Java applets</w:t>
            </w:r>
          </w:p>
        </w:tc>
        <w:tc>
          <w:tcPr>
            <w:tcW w:w="4320" w:type="dxa"/>
            <w:vAlign w:val="bottom"/>
          </w:tcPr>
          <w:p w14:paraId="0CDF80EC" w14:textId="14DD2A0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5619986" w14:textId="3DEFE24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FAA5ED0"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3D765836" w14:textId="6EC71520" w:rsidR="001E23D7" w:rsidRPr="008D6C44" w:rsidRDefault="001E23D7" w:rsidP="001E23D7">
            <w:pPr>
              <w:rPr>
                <w:b w:val="0"/>
              </w:rPr>
            </w:pPr>
            <w:r w:rsidRPr="008D6C44">
              <w:rPr>
                <w:rFonts w:ascii="Calibri" w:hAnsi="Calibri"/>
                <w:b w:val="0"/>
                <w:color w:val="000000"/>
              </w:rPr>
              <w:t>Show security warning for potentially unsafe files</w:t>
            </w:r>
          </w:p>
        </w:tc>
        <w:tc>
          <w:tcPr>
            <w:tcW w:w="4320" w:type="dxa"/>
            <w:vAlign w:val="bottom"/>
          </w:tcPr>
          <w:p w14:paraId="0022E809" w14:textId="03A1971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62C61A2" w14:textId="36C782B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7AC328F"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6044D6B" w14:textId="66825EF7" w:rsidR="001E23D7" w:rsidRPr="008D6C44" w:rsidRDefault="001E23D7" w:rsidP="001E23D7">
            <w:pPr>
              <w:rPr>
                <w:b w:val="0"/>
              </w:rPr>
            </w:pPr>
            <w:r w:rsidRPr="008D6C44">
              <w:rPr>
                <w:rFonts w:ascii="Calibri" w:hAnsi="Calibri"/>
                <w:b w:val="0"/>
                <w:color w:val="000000"/>
              </w:rPr>
              <w:t>Turn on Cross-Site Scripting Filter</w:t>
            </w:r>
          </w:p>
        </w:tc>
        <w:tc>
          <w:tcPr>
            <w:tcW w:w="4320" w:type="dxa"/>
            <w:vAlign w:val="bottom"/>
          </w:tcPr>
          <w:p w14:paraId="2E1AE574" w14:textId="692E64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58E155FA" w14:textId="1EEDD18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D0DF11A"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041C7085" w14:textId="32820AC4" w:rsidR="001E23D7" w:rsidRPr="008D6C44" w:rsidRDefault="001E23D7" w:rsidP="001E23D7">
            <w:pPr>
              <w:rPr>
                <w:b w:val="0"/>
              </w:rPr>
            </w:pPr>
            <w:r w:rsidRPr="008D6C44">
              <w:rPr>
                <w:rFonts w:ascii="Calibri" w:hAnsi="Calibri"/>
                <w:b w:val="0"/>
                <w:color w:val="000000"/>
              </w:rPr>
              <w:t>Turn on Protected Mode</w:t>
            </w:r>
          </w:p>
        </w:tc>
        <w:tc>
          <w:tcPr>
            <w:tcW w:w="4320" w:type="dxa"/>
            <w:vAlign w:val="bottom"/>
          </w:tcPr>
          <w:p w14:paraId="52154641" w14:textId="33C091D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1534FE56" w14:textId="248B692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A585D49"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AE72D58" w14:textId="41E3BD4C" w:rsidR="001E23D7" w:rsidRPr="008D6C44" w:rsidRDefault="001E23D7" w:rsidP="001E23D7">
            <w:pPr>
              <w:rPr>
                <w:b w:val="0"/>
              </w:rPr>
            </w:pPr>
            <w:r w:rsidRPr="008D6C44">
              <w:rPr>
                <w:rFonts w:ascii="Calibri" w:hAnsi="Calibri"/>
                <w:b w:val="0"/>
                <w:color w:val="000000"/>
              </w:rPr>
              <w:t>Turn on SmartScreen Filter scan</w:t>
            </w:r>
          </w:p>
        </w:tc>
        <w:tc>
          <w:tcPr>
            <w:tcW w:w="4320" w:type="dxa"/>
            <w:vAlign w:val="bottom"/>
          </w:tcPr>
          <w:p w14:paraId="61C3339A" w14:textId="7DA71C5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89F8259" w14:textId="134ED45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CACDD06"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AFF81E6" w14:textId="58E1DA02" w:rsidR="001E23D7" w:rsidRPr="008D6C44" w:rsidRDefault="001E23D7" w:rsidP="001E23D7">
            <w:pPr>
              <w:rPr>
                <w:b w:val="0"/>
              </w:rPr>
            </w:pPr>
            <w:r w:rsidRPr="008D6C44">
              <w:rPr>
                <w:rFonts w:ascii="Calibri" w:hAnsi="Calibri"/>
                <w:b w:val="0"/>
                <w:color w:val="000000"/>
              </w:rPr>
              <w:t>Use Pop-up Blocker</w:t>
            </w:r>
          </w:p>
        </w:tc>
        <w:tc>
          <w:tcPr>
            <w:tcW w:w="4320" w:type="dxa"/>
            <w:vAlign w:val="bottom"/>
          </w:tcPr>
          <w:p w14:paraId="67274039" w14:textId="0EF7743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67D7CBA8" w14:textId="7777777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p>
        </w:tc>
      </w:tr>
      <w:tr w:rsidR="001E23D7" w14:paraId="60884784"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EA805B8" w14:textId="6B7570EA" w:rsidR="001E23D7" w:rsidRPr="008D6C44" w:rsidRDefault="001E23D7" w:rsidP="001E23D7">
            <w:pPr>
              <w:rPr>
                <w:b w:val="0"/>
              </w:rPr>
            </w:pPr>
            <w:r w:rsidRPr="008D6C44">
              <w:rPr>
                <w:rFonts w:ascii="Calibri" w:hAnsi="Calibri"/>
                <w:b w:val="0"/>
                <w:color w:val="000000"/>
              </w:rPr>
              <w:t>Userdata persistence</w:t>
            </w:r>
          </w:p>
        </w:tc>
        <w:tc>
          <w:tcPr>
            <w:tcW w:w="4320" w:type="dxa"/>
            <w:vAlign w:val="bottom"/>
          </w:tcPr>
          <w:p w14:paraId="3EF05C2E" w14:textId="46328C2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260D1FC3" w14:textId="3A3F1C8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21C4303"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672C7E53" w14:textId="1379BA52" w:rsidR="001E23D7" w:rsidRPr="008D6C44" w:rsidRDefault="001E23D7" w:rsidP="001E23D7">
            <w:pPr>
              <w:rPr>
                <w:b w:val="0"/>
              </w:rPr>
            </w:pPr>
            <w:r w:rsidRPr="008D6C44">
              <w:rPr>
                <w:rFonts w:ascii="Calibri" w:hAnsi="Calibri"/>
                <w:b w:val="0"/>
                <w:color w:val="000000"/>
              </w:rPr>
              <w:t>Web sites in less privileged Web content zones can navigate into this zone</w:t>
            </w:r>
          </w:p>
        </w:tc>
        <w:tc>
          <w:tcPr>
            <w:tcW w:w="4320" w:type="dxa"/>
            <w:vAlign w:val="bottom"/>
          </w:tcPr>
          <w:p w14:paraId="30F71B28" w14:textId="1C372E5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2D9A1AE" w14:textId="223671A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AFBCF11" w14:textId="77777777" w:rsidTr="0096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143A9C6" w14:textId="30FF4E7C" w:rsidR="001E23D7" w:rsidRPr="008737A7" w:rsidRDefault="001E23D7" w:rsidP="001E23D7">
            <w:pPr>
              <w:rPr>
                <w:b w:val="0"/>
              </w:rPr>
            </w:pPr>
            <w:r w:rsidRPr="008737A7">
              <w:rPr>
                <w:rFonts w:ascii="Calibri" w:hAnsi="Calibri"/>
                <w:b w:val="0"/>
                <w:color w:val="000000"/>
              </w:rPr>
              <w:t>Access data sources across domains</w:t>
            </w:r>
          </w:p>
        </w:tc>
        <w:tc>
          <w:tcPr>
            <w:tcW w:w="4320" w:type="dxa"/>
            <w:vAlign w:val="bottom"/>
          </w:tcPr>
          <w:p w14:paraId="2BD4E90C" w14:textId="24E4D9C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1FD3C37" w14:textId="1DB33B9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7D9C1EE" w14:textId="77777777" w:rsidTr="00962162">
        <w:tc>
          <w:tcPr>
            <w:cnfStyle w:val="001000000000" w:firstRow="0" w:lastRow="0" w:firstColumn="1" w:lastColumn="0" w:oddVBand="0" w:evenVBand="0" w:oddHBand="0" w:evenHBand="0" w:firstRowFirstColumn="0" w:firstRowLastColumn="0" w:lastRowFirstColumn="0" w:lastRowLastColumn="0"/>
            <w:tcW w:w="3595" w:type="dxa"/>
            <w:vAlign w:val="bottom"/>
          </w:tcPr>
          <w:p w14:paraId="794384C8" w14:textId="4D72BB38" w:rsidR="001E23D7" w:rsidRPr="008737A7" w:rsidRDefault="001E23D7" w:rsidP="001E23D7">
            <w:pPr>
              <w:rPr>
                <w:b w:val="0"/>
              </w:rPr>
            </w:pPr>
            <w:r w:rsidRPr="008737A7">
              <w:rPr>
                <w:rFonts w:ascii="Calibri" w:hAnsi="Calibri"/>
                <w:b w:val="0"/>
                <w:color w:val="000000"/>
              </w:rPr>
              <w:lastRenderedPageBreak/>
              <w:t>Allow cut copy or paste operations from the clipboard via script</w:t>
            </w:r>
          </w:p>
        </w:tc>
        <w:tc>
          <w:tcPr>
            <w:tcW w:w="4320" w:type="dxa"/>
            <w:vAlign w:val="bottom"/>
          </w:tcPr>
          <w:p w14:paraId="2E49E30B" w14:textId="7A83A81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397F689" w14:textId="00019F2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42B9593"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7F1B155" w14:textId="45853AD2" w:rsidR="001E23D7" w:rsidRPr="008737A7" w:rsidRDefault="001E23D7" w:rsidP="001E23D7">
            <w:pPr>
              <w:rPr>
                <w:b w:val="0"/>
              </w:rPr>
            </w:pPr>
            <w:r w:rsidRPr="008737A7">
              <w:rPr>
                <w:rFonts w:ascii="Calibri" w:hAnsi="Calibri"/>
                <w:b w:val="0"/>
                <w:color w:val="000000"/>
              </w:rPr>
              <w:t>Allow drag and drop or copy and paste files</w:t>
            </w:r>
          </w:p>
        </w:tc>
        <w:tc>
          <w:tcPr>
            <w:tcW w:w="4320" w:type="dxa"/>
            <w:vAlign w:val="bottom"/>
          </w:tcPr>
          <w:p w14:paraId="6E2CFCF7" w14:textId="27D483C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4EF18FEF" w14:textId="5943040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2C490A2"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715E266" w14:textId="232E5E36" w:rsidR="001E23D7" w:rsidRPr="008737A7" w:rsidRDefault="001E23D7" w:rsidP="001E23D7">
            <w:pPr>
              <w:rPr>
                <w:b w:val="0"/>
              </w:rPr>
            </w:pPr>
            <w:r w:rsidRPr="008737A7">
              <w:rPr>
                <w:rFonts w:ascii="Calibri" w:hAnsi="Calibri"/>
                <w:b w:val="0"/>
                <w:color w:val="000000"/>
              </w:rPr>
              <w:t>Allow font downloads</w:t>
            </w:r>
          </w:p>
        </w:tc>
        <w:tc>
          <w:tcPr>
            <w:tcW w:w="4320" w:type="dxa"/>
            <w:vAlign w:val="bottom"/>
          </w:tcPr>
          <w:p w14:paraId="5D9B2D28" w14:textId="1ED021D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25204A06" w14:textId="7AFDE26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9696A2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9ED897E" w14:textId="44E101E0" w:rsidR="001E23D7" w:rsidRPr="008737A7" w:rsidRDefault="001E23D7" w:rsidP="001E23D7">
            <w:pPr>
              <w:rPr>
                <w:b w:val="0"/>
              </w:rPr>
            </w:pPr>
            <w:r w:rsidRPr="008737A7">
              <w:rPr>
                <w:rFonts w:ascii="Calibri" w:hAnsi="Calibri"/>
                <w:b w:val="0"/>
                <w:color w:val="000000"/>
              </w:rPr>
              <w:t>Allow loading of XAML files</w:t>
            </w:r>
          </w:p>
        </w:tc>
        <w:tc>
          <w:tcPr>
            <w:tcW w:w="4320" w:type="dxa"/>
            <w:vAlign w:val="bottom"/>
          </w:tcPr>
          <w:p w14:paraId="18C07D2B" w14:textId="31AFFA7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B8E9EA8" w14:textId="78E4302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EF8805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7C1AFD56" w14:textId="0711DA6D" w:rsidR="001E23D7" w:rsidRPr="008737A7" w:rsidRDefault="001E23D7" w:rsidP="001E23D7">
            <w:pPr>
              <w:rPr>
                <w:b w:val="0"/>
              </w:rPr>
            </w:pPr>
            <w:r w:rsidRPr="008737A7">
              <w:rPr>
                <w:rFonts w:ascii="Calibri" w:hAnsi="Calibri"/>
                <w:b w:val="0"/>
                <w:color w:val="000000"/>
              </w:rPr>
              <w:t>Allow only approved domains to use ActiveX controls without prompt</w:t>
            </w:r>
          </w:p>
        </w:tc>
        <w:tc>
          <w:tcPr>
            <w:tcW w:w="4320" w:type="dxa"/>
            <w:vAlign w:val="bottom"/>
          </w:tcPr>
          <w:p w14:paraId="3275C6E7" w14:textId="4727B51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6B5C4CBB" w14:textId="65196B1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31156D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E6084B7" w14:textId="52F5383A" w:rsidR="001E23D7" w:rsidRPr="008737A7" w:rsidRDefault="001E23D7" w:rsidP="001E23D7">
            <w:pPr>
              <w:rPr>
                <w:b w:val="0"/>
              </w:rPr>
            </w:pPr>
            <w:r w:rsidRPr="008737A7">
              <w:rPr>
                <w:rFonts w:ascii="Calibri" w:hAnsi="Calibri"/>
                <w:b w:val="0"/>
                <w:color w:val="000000"/>
              </w:rPr>
              <w:t>Allow only approved domains to use the TDC ActiveX control</w:t>
            </w:r>
          </w:p>
        </w:tc>
        <w:tc>
          <w:tcPr>
            <w:tcW w:w="4320" w:type="dxa"/>
          </w:tcPr>
          <w:p w14:paraId="47D024AA" w14:textId="595C013C"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71B72D7" w14:textId="1B2E407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0B86D9E"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1B3DE49B" w14:textId="247ADE7E" w:rsidR="001E23D7" w:rsidRPr="008737A7" w:rsidRDefault="001E23D7" w:rsidP="001E23D7">
            <w:pPr>
              <w:rPr>
                <w:b w:val="0"/>
              </w:rPr>
            </w:pPr>
            <w:r w:rsidRPr="008737A7">
              <w:rPr>
                <w:rFonts w:ascii="Calibri" w:hAnsi="Calibri"/>
                <w:b w:val="0"/>
                <w:color w:val="000000"/>
              </w:rPr>
              <w:t>Allow scripting of Internet Explorer WebBrowser controls</w:t>
            </w:r>
          </w:p>
        </w:tc>
        <w:tc>
          <w:tcPr>
            <w:tcW w:w="4320" w:type="dxa"/>
            <w:vAlign w:val="bottom"/>
          </w:tcPr>
          <w:p w14:paraId="3077C801" w14:textId="39A8439F"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7E40A2F4" w14:textId="4E40E3B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61F91C4"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E520D5C" w14:textId="18B63DF3" w:rsidR="001E23D7" w:rsidRPr="008737A7" w:rsidRDefault="001E23D7" w:rsidP="001E23D7">
            <w:pPr>
              <w:rPr>
                <w:b w:val="0"/>
              </w:rPr>
            </w:pPr>
            <w:r w:rsidRPr="008737A7">
              <w:rPr>
                <w:rFonts w:ascii="Calibri" w:hAnsi="Calibri"/>
                <w:b w:val="0"/>
                <w:color w:val="000000"/>
              </w:rPr>
              <w:t>Allow script-initiated windows without size or position constraints</w:t>
            </w:r>
          </w:p>
        </w:tc>
        <w:tc>
          <w:tcPr>
            <w:tcW w:w="4320" w:type="dxa"/>
            <w:vAlign w:val="bottom"/>
          </w:tcPr>
          <w:p w14:paraId="7CD7366B" w14:textId="0737090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74FA952" w14:textId="2A6D0C2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552444E"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4280A62" w14:textId="22735345" w:rsidR="001E23D7" w:rsidRPr="008737A7" w:rsidRDefault="001E23D7" w:rsidP="001E23D7">
            <w:pPr>
              <w:rPr>
                <w:b w:val="0"/>
              </w:rPr>
            </w:pPr>
            <w:r w:rsidRPr="008737A7">
              <w:rPr>
                <w:rFonts w:ascii="Calibri" w:hAnsi="Calibri"/>
                <w:b w:val="0"/>
                <w:color w:val="000000"/>
              </w:rPr>
              <w:t>Allow scriptlets</w:t>
            </w:r>
          </w:p>
        </w:tc>
        <w:tc>
          <w:tcPr>
            <w:tcW w:w="4320" w:type="dxa"/>
            <w:vAlign w:val="bottom"/>
          </w:tcPr>
          <w:p w14:paraId="7F2326F1" w14:textId="6561F1F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299E77C" w14:textId="3477BC6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A18B830"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0135063" w14:textId="3D4E3630" w:rsidR="001E23D7" w:rsidRPr="008737A7" w:rsidRDefault="001E23D7" w:rsidP="001E23D7">
            <w:pPr>
              <w:rPr>
                <w:b w:val="0"/>
              </w:rPr>
            </w:pPr>
            <w:r w:rsidRPr="008737A7">
              <w:rPr>
                <w:rFonts w:ascii="Calibri" w:hAnsi="Calibri"/>
                <w:b w:val="0"/>
                <w:color w:val="000000"/>
              </w:rPr>
              <w:t>Allow updates to status bar via script</w:t>
            </w:r>
          </w:p>
        </w:tc>
        <w:tc>
          <w:tcPr>
            <w:tcW w:w="4320" w:type="dxa"/>
            <w:vAlign w:val="bottom"/>
          </w:tcPr>
          <w:p w14:paraId="1FFFAD99" w14:textId="798D43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2EB392EF" w14:textId="7083E13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0F7BDD5"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15EC95A" w14:textId="7C81AB25" w:rsidR="001E23D7" w:rsidRPr="008737A7" w:rsidRDefault="001E23D7" w:rsidP="001E23D7">
            <w:pPr>
              <w:rPr>
                <w:b w:val="0"/>
              </w:rPr>
            </w:pPr>
            <w:r w:rsidRPr="008737A7">
              <w:rPr>
                <w:rFonts w:ascii="Calibri" w:hAnsi="Calibri"/>
                <w:b w:val="0"/>
                <w:color w:val="000000"/>
              </w:rPr>
              <w:t>Automatic prompting for file downloads</w:t>
            </w:r>
          </w:p>
        </w:tc>
        <w:tc>
          <w:tcPr>
            <w:tcW w:w="4320" w:type="dxa"/>
            <w:vAlign w:val="bottom"/>
          </w:tcPr>
          <w:p w14:paraId="0C5F5937" w14:textId="3B5D1E9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40EE4C73" w14:textId="0E64938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E2C03D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B3A56FE" w14:textId="158FB73C" w:rsidR="001E23D7" w:rsidRPr="008737A7" w:rsidRDefault="001E23D7" w:rsidP="001E23D7">
            <w:pPr>
              <w:rPr>
                <w:b w:val="0"/>
              </w:rPr>
            </w:pPr>
            <w:r w:rsidRPr="008737A7">
              <w:rPr>
                <w:rFonts w:ascii="Calibri" w:hAnsi="Calibri"/>
                <w:b w:val="0"/>
                <w:color w:val="000000"/>
              </w:rPr>
              <w:t>Don't run antimalware programs against ActiveX controls</w:t>
            </w:r>
          </w:p>
        </w:tc>
        <w:tc>
          <w:tcPr>
            <w:tcW w:w="4320" w:type="dxa"/>
            <w:vAlign w:val="bottom"/>
          </w:tcPr>
          <w:p w14:paraId="5828141B" w14:textId="7E6AA94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149834BD" w14:textId="437BE4D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CC319D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99C0607" w14:textId="457537F6" w:rsidR="001E23D7" w:rsidRPr="008737A7" w:rsidRDefault="001E23D7" w:rsidP="001E23D7">
            <w:pPr>
              <w:rPr>
                <w:b w:val="0"/>
              </w:rPr>
            </w:pPr>
            <w:r w:rsidRPr="008737A7">
              <w:rPr>
                <w:rFonts w:ascii="Calibri" w:hAnsi="Calibri"/>
                <w:b w:val="0"/>
                <w:color w:val="000000"/>
              </w:rPr>
              <w:t>Download signed ActiveX controls</w:t>
            </w:r>
          </w:p>
        </w:tc>
        <w:tc>
          <w:tcPr>
            <w:tcW w:w="4320" w:type="dxa"/>
            <w:vAlign w:val="bottom"/>
          </w:tcPr>
          <w:p w14:paraId="21A019DB" w14:textId="5CEC9AE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60C9BD6" w14:textId="0306638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B1FDAF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63C31050" w14:textId="3CF0B6ED" w:rsidR="001E23D7" w:rsidRPr="008737A7" w:rsidRDefault="001E23D7" w:rsidP="001E23D7">
            <w:pPr>
              <w:rPr>
                <w:b w:val="0"/>
              </w:rPr>
            </w:pPr>
            <w:r w:rsidRPr="008737A7">
              <w:rPr>
                <w:rFonts w:ascii="Calibri" w:hAnsi="Calibri"/>
                <w:b w:val="0"/>
                <w:color w:val="000000"/>
              </w:rPr>
              <w:t>Download unsigned ActiveX controls</w:t>
            </w:r>
          </w:p>
        </w:tc>
        <w:tc>
          <w:tcPr>
            <w:tcW w:w="4320" w:type="dxa"/>
            <w:vAlign w:val="bottom"/>
          </w:tcPr>
          <w:p w14:paraId="4D55CAB7" w14:textId="7C004E6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F4EBFC5" w14:textId="2723C7BE"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EDA1ED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020B71C" w14:textId="79A684C6" w:rsidR="001E23D7" w:rsidRPr="008737A7" w:rsidRDefault="001E23D7" w:rsidP="001E23D7">
            <w:pPr>
              <w:rPr>
                <w:b w:val="0"/>
              </w:rPr>
            </w:pPr>
            <w:r w:rsidRPr="008737A7">
              <w:rPr>
                <w:rFonts w:ascii="Calibri" w:hAnsi="Calibri"/>
                <w:b w:val="0"/>
                <w:color w:val="000000"/>
              </w:rPr>
              <w:t>Enable dragging of content from different domains across windows</w:t>
            </w:r>
          </w:p>
        </w:tc>
        <w:tc>
          <w:tcPr>
            <w:tcW w:w="4320" w:type="dxa"/>
            <w:vAlign w:val="bottom"/>
          </w:tcPr>
          <w:p w14:paraId="121D848B" w14:textId="32CDFE7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11727408" w14:textId="22B29E3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7904C5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0DDDFF8" w14:textId="0440A89A" w:rsidR="001E23D7" w:rsidRPr="008737A7" w:rsidRDefault="001E23D7" w:rsidP="001E23D7">
            <w:pPr>
              <w:rPr>
                <w:b w:val="0"/>
              </w:rPr>
            </w:pPr>
            <w:r w:rsidRPr="008737A7">
              <w:rPr>
                <w:rFonts w:ascii="Calibri" w:hAnsi="Calibri"/>
                <w:b w:val="0"/>
                <w:color w:val="000000"/>
              </w:rPr>
              <w:t>Enable dragging of content from different domains within a window</w:t>
            </w:r>
          </w:p>
        </w:tc>
        <w:tc>
          <w:tcPr>
            <w:tcW w:w="4320" w:type="dxa"/>
            <w:vAlign w:val="bottom"/>
          </w:tcPr>
          <w:p w14:paraId="1AE5FA0C" w14:textId="23A73AA6"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3B666BE" w14:textId="6EBDFB6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808DB70"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6DB5EE2" w14:textId="3F90DB69" w:rsidR="001E23D7" w:rsidRPr="008737A7" w:rsidRDefault="001E23D7" w:rsidP="001E23D7">
            <w:pPr>
              <w:rPr>
                <w:b w:val="0"/>
              </w:rPr>
            </w:pPr>
            <w:r w:rsidRPr="008737A7">
              <w:rPr>
                <w:rFonts w:ascii="Calibri" w:hAnsi="Calibri"/>
                <w:b w:val="0"/>
                <w:color w:val="000000"/>
              </w:rPr>
              <w:t>Enable MIME Sniffing</w:t>
            </w:r>
          </w:p>
        </w:tc>
        <w:tc>
          <w:tcPr>
            <w:tcW w:w="4320" w:type="dxa"/>
            <w:vAlign w:val="bottom"/>
          </w:tcPr>
          <w:p w14:paraId="38D3F5B2" w14:textId="6181C6F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Not Configured</w:t>
            </w:r>
          </w:p>
        </w:tc>
        <w:tc>
          <w:tcPr>
            <w:tcW w:w="1432" w:type="dxa"/>
          </w:tcPr>
          <w:p w14:paraId="36856F3A" w14:textId="0962FFE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831729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531622C" w14:textId="333E1F37" w:rsidR="001E23D7" w:rsidRPr="008737A7" w:rsidRDefault="001E23D7" w:rsidP="001E23D7">
            <w:pPr>
              <w:rPr>
                <w:b w:val="0"/>
              </w:rPr>
            </w:pPr>
            <w:r w:rsidRPr="008737A7">
              <w:rPr>
                <w:rFonts w:ascii="Calibri" w:hAnsi="Calibri"/>
                <w:b w:val="0"/>
                <w:color w:val="000000"/>
              </w:rPr>
              <w:t>Include local path when user is uploading files to a server</w:t>
            </w:r>
          </w:p>
        </w:tc>
        <w:tc>
          <w:tcPr>
            <w:tcW w:w="4320" w:type="dxa"/>
            <w:vAlign w:val="bottom"/>
          </w:tcPr>
          <w:p w14:paraId="6290181C" w14:textId="4ABB220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4CF9DA1D" w14:textId="35FF23A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769B95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C06AFFA" w14:textId="7140532D" w:rsidR="001E23D7" w:rsidRPr="008737A7" w:rsidRDefault="001E23D7" w:rsidP="001E23D7">
            <w:pPr>
              <w:rPr>
                <w:b w:val="0"/>
              </w:rPr>
            </w:pPr>
            <w:r w:rsidRPr="008737A7">
              <w:rPr>
                <w:rFonts w:ascii="Calibri" w:hAnsi="Calibri"/>
                <w:b w:val="0"/>
                <w:color w:val="000000"/>
              </w:rPr>
              <w:t>Initialize and script ActiveX controls not marked as safe</w:t>
            </w:r>
          </w:p>
        </w:tc>
        <w:tc>
          <w:tcPr>
            <w:tcW w:w="4320" w:type="dxa"/>
            <w:vAlign w:val="bottom"/>
          </w:tcPr>
          <w:p w14:paraId="7799D379" w14:textId="08159C7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352B800" w14:textId="180740A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5ECF4E7"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DF7C9D9" w14:textId="4BC3C927" w:rsidR="001E23D7" w:rsidRPr="008737A7" w:rsidRDefault="001E23D7" w:rsidP="001E23D7">
            <w:pPr>
              <w:rPr>
                <w:b w:val="0"/>
              </w:rPr>
            </w:pPr>
            <w:r w:rsidRPr="008737A7">
              <w:rPr>
                <w:rFonts w:ascii="Calibri" w:hAnsi="Calibri"/>
                <w:b w:val="0"/>
                <w:color w:val="000000"/>
              </w:rPr>
              <w:t>Java permissions</w:t>
            </w:r>
          </w:p>
        </w:tc>
        <w:tc>
          <w:tcPr>
            <w:tcW w:w="4320" w:type="dxa"/>
            <w:vAlign w:val="bottom"/>
          </w:tcPr>
          <w:p w14:paraId="160746E7" w14:textId="4020825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 Java</w:t>
            </w:r>
          </w:p>
        </w:tc>
        <w:tc>
          <w:tcPr>
            <w:tcW w:w="1432" w:type="dxa"/>
          </w:tcPr>
          <w:p w14:paraId="3037C0D2" w14:textId="69489DC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CC348BC"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E7C4019" w14:textId="3108B4E9" w:rsidR="001E23D7" w:rsidRPr="008737A7" w:rsidRDefault="001E23D7" w:rsidP="001E23D7">
            <w:pPr>
              <w:rPr>
                <w:b w:val="0"/>
              </w:rPr>
            </w:pPr>
            <w:r w:rsidRPr="008737A7">
              <w:rPr>
                <w:rFonts w:ascii="Calibri" w:hAnsi="Calibri"/>
                <w:b w:val="0"/>
                <w:color w:val="000000"/>
              </w:rPr>
              <w:t>Launching applications and files in an IFRAME</w:t>
            </w:r>
          </w:p>
        </w:tc>
        <w:tc>
          <w:tcPr>
            <w:tcW w:w="4320" w:type="dxa"/>
            <w:vAlign w:val="bottom"/>
          </w:tcPr>
          <w:p w14:paraId="0FB3D46E" w14:textId="3A34CF7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00E92F2C" w14:textId="21DA14A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D9BDC53"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ACA0C0C" w14:textId="36111D05" w:rsidR="001E23D7" w:rsidRPr="008737A7" w:rsidRDefault="001E23D7" w:rsidP="001E23D7">
            <w:pPr>
              <w:rPr>
                <w:b w:val="0"/>
              </w:rPr>
            </w:pPr>
            <w:r w:rsidRPr="008737A7">
              <w:rPr>
                <w:rFonts w:ascii="Calibri" w:hAnsi="Calibri"/>
                <w:b w:val="0"/>
                <w:color w:val="000000"/>
              </w:rPr>
              <w:t>Logon options</w:t>
            </w:r>
          </w:p>
        </w:tc>
        <w:tc>
          <w:tcPr>
            <w:tcW w:w="4320" w:type="dxa"/>
            <w:vAlign w:val="bottom"/>
          </w:tcPr>
          <w:p w14:paraId="743CECBB" w14:textId="170716B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Prompt for user name and password</w:t>
            </w:r>
          </w:p>
        </w:tc>
        <w:tc>
          <w:tcPr>
            <w:tcW w:w="1432" w:type="dxa"/>
          </w:tcPr>
          <w:p w14:paraId="6052A549" w14:textId="4657A62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2CC732A"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F605131" w14:textId="49932281" w:rsidR="001E23D7" w:rsidRPr="008737A7" w:rsidRDefault="001E23D7" w:rsidP="001E23D7">
            <w:pPr>
              <w:rPr>
                <w:b w:val="0"/>
              </w:rPr>
            </w:pPr>
            <w:r w:rsidRPr="008737A7">
              <w:rPr>
                <w:rFonts w:ascii="Calibri" w:hAnsi="Calibri"/>
                <w:b w:val="0"/>
                <w:color w:val="000000"/>
              </w:rPr>
              <w:t>Navigate windows and frames across different domains</w:t>
            </w:r>
          </w:p>
        </w:tc>
        <w:tc>
          <w:tcPr>
            <w:tcW w:w="4320" w:type="dxa"/>
            <w:vAlign w:val="bottom"/>
          </w:tcPr>
          <w:p w14:paraId="6D1793FF" w14:textId="05FF3D3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C959D9D" w14:textId="2B8D412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9B83054"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86AF804" w14:textId="2C9F98F7" w:rsidR="001E23D7" w:rsidRPr="008737A7" w:rsidRDefault="001E23D7" w:rsidP="001E23D7">
            <w:pPr>
              <w:rPr>
                <w:b w:val="0"/>
              </w:rPr>
            </w:pPr>
            <w:r w:rsidRPr="008737A7">
              <w:rPr>
                <w:rFonts w:ascii="Calibri" w:hAnsi="Calibri"/>
                <w:b w:val="0"/>
                <w:color w:val="000000"/>
              </w:rPr>
              <w:t>Run .NET Framework-reliant components not signed with Authenticode</w:t>
            </w:r>
          </w:p>
        </w:tc>
        <w:tc>
          <w:tcPr>
            <w:tcW w:w="4320" w:type="dxa"/>
            <w:vAlign w:val="bottom"/>
          </w:tcPr>
          <w:p w14:paraId="0AB95832" w14:textId="2BDBBBC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0379261F" w14:textId="6509C7C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5CDA93B"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A22E1C8" w14:textId="01BBF701" w:rsidR="001E23D7" w:rsidRPr="008737A7" w:rsidRDefault="001E23D7" w:rsidP="001E23D7">
            <w:pPr>
              <w:rPr>
                <w:b w:val="0"/>
              </w:rPr>
            </w:pPr>
            <w:r w:rsidRPr="008737A7">
              <w:rPr>
                <w:rFonts w:ascii="Calibri" w:hAnsi="Calibri"/>
                <w:b w:val="0"/>
                <w:color w:val="000000"/>
              </w:rPr>
              <w:t>Run .NET Framework-reliant components signed with Authenticode</w:t>
            </w:r>
          </w:p>
        </w:tc>
        <w:tc>
          <w:tcPr>
            <w:tcW w:w="4320" w:type="dxa"/>
            <w:vAlign w:val="bottom"/>
          </w:tcPr>
          <w:p w14:paraId="773C7245" w14:textId="27BE6FA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64F8BF3E" w14:textId="5648DF0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4B27F69"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DE21201" w14:textId="22FF887A" w:rsidR="001E23D7" w:rsidRPr="008737A7" w:rsidRDefault="001E23D7" w:rsidP="001E23D7">
            <w:pPr>
              <w:rPr>
                <w:b w:val="0"/>
              </w:rPr>
            </w:pPr>
            <w:r w:rsidRPr="008737A7">
              <w:rPr>
                <w:rFonts w:ascii="Calibri" w:hAnsi="Calibri"/>
                <w:b w:val="0"/>
                <w:color w:val="000000"/>
              </w:rPr>
              <w:t>Show security warning for potentially unsafe files</w:t>
            </w:r>
          </w:p>
        </w:tc>
        <w:tc>
          <w:tcPr>
            <w:tcW w:w="4320" w:type="dxa"/>
            <w:vAlign w:val="bottom"/>
          </w:tcPr>
          <w:p w14:paraId="54D97479" w14:textId="4FCDDDF0"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Prompt</w:t>
            </w:r>
          </w:p>
        </w:tc>
        <w:tc>
          <w:tcPr>
            <w:tcW w:w="1432" w:type="dxa"/>
          </w:tcPr>
          <w:p w14:paraId="35562411" w14:textId="44A1586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4DE1A89"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ECEB3D1" w14:textId="4023831E" w:rsidR="001E23D7" w:rsidRPr="008737A7" w:rsidRDefault="001E23D7" w:rsidP="001E23D7">
            <w:pPr>
              <w:rPr>
                <w:b w:val="0"/>
              </w:rPr>
            </w:pPr>
            <w:r w:rsidRPr="008737A7">
              <w:rPr>
                <w:rFonts w:ascii="Calibri" w:hAnsi="Calibri"/>
                <w:b w:val="0"/>
                <w:color w:val="000000"/>
              </w:rPr>
              <w:t>Turn on Cross-Site Scripting Filter</w:t>
            </w:r>
          </w:p>
        </w:tc>
        <w:tc>
          <w:tcPr>
            <w:tcW w:w="4320" w:type="dxa"/>
            <w:vAlign w:val="bottom"/>
          </w:tcPr>
          <w:p w14:paraId="2AD51625" w14:textId="27C8279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4BBF4C47" w14:textId="7CCA269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7AC18261"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7ACABF8" w14:textId="2D69FBBA" w:rsidR="001E23D7" w:rsidRPr="008737A7" w:rsidRDefault="001E23D7" w:rsidP="001E23D7">
            <w:pPr>
              <w:rPr>
                <w:b w:val="0"/>
              </w:rPr>
            </w:pPr>
            <w:r w:rsidRPr="008737A7">
              <w:rPr>
                <w:rFonts w:ascii="Calibri" w:hAnsi="Calibri"/>
                <w:b w:val="0"/>
                <w:color w:val="000000"/>
              </w:rPr>
              <w:t>Turn on Protected Mode</w:t>
            </w:r>
          </w:p>
        </w:tc>
        <w:tc>
          <w:tcPr>
            <w:tcW w:w="4320" w:type="dxa"/>
            <w:vAlign w:val="bottom"/>
          </w:tcPr>
          <w:p w14:paraId="164E3DC3" w14:textId="44A398C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52A40E32" w14:textId="723826C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B960C8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CB3CADB" w14:textId="55EAE2A4" w:rsidR="001E23D7" w:rsidRPr="008737A7" w:rsidRDefault="001E23D7" w:rsidP="001E23D7">
            <w:pPr>
              <w:rPr>
                <w:b w:val="0"/>
              </w:rPr>
            </w:pPr>
            <w:r w:rsidRPr="008737A7">
              <w:rPr>
                <w:rFonts w:ascii="Calibri" w:hAnsi="Calibri"/>
                <w:b w:val="0"/>
                <w:color w:val="000000"/>
              </w:rPr>
              <w:lastRenderedPageBreak/>
              <w:t>Turn on SmartScreen Filter scan</w:t>
            </w:r>
          </w:p>
        </w:tc>
        <w:tc>
          <w:tcPr>
            <w:tcW w:w="4320" w:type="dxa"/>
            <w:vAlign w:val="bottom"/>
          </w:tcPr>
          <w:p w14:paraId="487A2B12" w14:textId="532A059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Enable</w:t>
            </w:r>
          </w:p>
        </w:tc>
        <w:tc>
          <w:tcPr>
            <w:tcW w:w="1432" w:type="dxa"/>
          </w:tcPr>
          <w:p w14:paraId="11D32097" w14:textId="6F34A716"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368010A"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66BA8C7" w14:textId="2F057FC7" w:rsidR="001E23D7" w:rsidRPr="008737A7" w:rsidRDefault="001E23D7" w:rsidP="001E23D7">
            <w:pPr>
              <w:rPr>
                <w:b w:val="0"/>
              </w:rPr>
            </w:pPr>
            <w:r w:rsidRPr="008737A7">
              <w:rPr>
                <w:rFonts w:ascii="Calibri" w:hAnsi="Calibri"/>
                <w:b w:val="0"/>
                <w:color w:val="000000"/>
              </w:rPr>
              <w:t>Use Pop-up Blocker</w:t>
            </w:r>
          </w:p>
        </w:tc>
        <w:tc>
          <w:tcPr>
            <w:tcW w:w="4320" w:type="dxa"/>
            <w:vAlign w:val="bottom"/>
          </w:tcPr>
          <w:p w14:paraId="1B36BF60" w14:textId="0E24EA7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Enable</w:t>
            </w:r>
          </w:p>
        </w:tc>
        <w:tc>
          <w:tcPr>
            <w:tcW w:w="1432" w:type="dxa"/>
          </w:tcPr>
          <w:p w14:paraId="1E587AB4" w14:textId="51FAEE8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ABF19A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7FCB893" w14:textId="0103B2BD" w:rsidR="001E23D7" w:rsidRPr="008737A7" w:rsidRDefault="001E23D7" w:rsidP="001E23D7">
            <w:pPr>
              <w:rPr>
                <w:b w:val="0"/>
              </w:rPr>
            </w:pPr>
            <w:r w:rsidRPr="008737A7">
              <w:rPr>
                <w:rFonts w:ascii="Calibri" w:hAnsi="Calibri"/>
                <w:b w:val="0"/>
                <w:color w:val="000000"/>
              </w:rPr>
              <w:t>Userdata persistence</w:t>
            </w:r>
          </w:p>
        </w:tc>
        <w:tc>
          <w:tcPr>
            <w:tcW w:w="4320" w:type="dxa"/>
            <w:vAlign w:val="bottom"/>
          </w:tcPr>
          <w:p w14:paraId="05418E03" w14:textId="3942A534"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3EF1BBD1" w14:textId="229C99E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13725E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704784D0" w14:textId="05ECAE0B" w:rsidR="001E23D7" w:rsidRPr="008737A7" w:rsidRDefault="001E23D7" w:rsidP="001E23D7">
            <w:pPr>
              <w:rPr>
                <w:b w:val="0"/>
              </w:rPr>
            </w:pPr>
            <w:r w:rsidRPr="008737A7">
              <w:rPr>
                <w:rFonts w:ascii="Calibri" w:hAnsi="Calibri"/>
                <w:b w:val="0"/>
                <w:color w:val="000000"/>
              </w:rPr>
              <w:t>Web sites in less privileged Web content zones can navigate into this zone</w:t>
            </w:r>
          </w:p>
        </w:tc>
        <w:tc>
          <w:tcPr>
            <w:tcW w:w="4320" w:type="dxa"/>
            <w:vAlign w:val="bottom"/>
          </w:tcPr>
          <w:p w14:paraId="02BF1069" w14:textId="4CC87F8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76E52E89" w14:textId="6CC971A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41F86FC"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BB6ABB8" w14:textId="63DD8402" w:rsidR="001E23D7" w:rsidRPr="008737A7" w:rsidRDefault="001E23D7" w:rsidP="001E23D7">
            <w:pPr>
              <w:rPr>
                <w:b w:val="0"/>
              </w:rPr>
            </w:pPr>
            <w:r w:rsidRPr="008737A7">
              <w:rPr>
                <w:rFonts w:ascii="Calibri" w:hAnsi="Calibri"/>
                <w:b w:val="0"/>
                <w:color w:val="000000"/>
              </w:rPr>
              <w:t>Don't run antimalware programs against ActiveX controls</w:t>
            </w:r>
          </w:p>
        </w:tc>
        <w:tc>
          <w:tcPr>
            <w:tcW w:w="4320" w:type="dxa"/>
            <w:vAlign w:val="bottom"/>
          </w:tcPr>
          <w:p w14:paraId="39E69BA5" w14:textId="42D21EE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Disable</w:t>
            </w:r>
          </w:p>
        </w:tc>
        <w:tc>
          <w:tcPr>
            <w:tcW w:w="1432" w:type="dxa"/>
          </w:tcPr>
          <w:p w14:paraId="5EEDCEB3" w14:textId="071B31F3"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303BD3D"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88A6936" w14:textId="441E25EA" w:rsidR="001E23D7" w:rsidRPr="008737A7" w:rsidRDefault="001E23D7" w:rsidP="001E23D7">
            <w:pPr>
              <w:rPr>
                <w:b w:val="0"/>
              </w:rPr>
            </w:pPr>
            <w:r w:rsidRPr="008737A7">
              <w:rPr>
                <w:rFonts w:ascii="Calibri" w:hAnsi="Calibri"/>
                <w:b w:val="0"/>
                <w:color w:val="000000"/>
              </w:rPr>
              <w:t>Initialize and script ActiveX controls not marked as safe</w:t>
            </w:r>
          </w:p>
        </w:tc>
        <w:tc>
          <w:tcPr>
            <w:tcW w:w="4320" w:type="dxa"/>
            <w:vAlign w:val="bottom"/>
          </w:tcPr>
          <w:p w14:paraId="60F2F32A" w14:textId="11F7BC11"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Disable</w:t>
            </w:r>
          </w:p>
        </w:tc>
        <w:tc>
          <w:tcPr>
            <w:tcW w:w="1432" w:type="dxa"/>
          </w:tcPr>
          <w:p w14:paraId="63677516" w14:textId="036FAE7D"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196AC0ED"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117F8463" w14:textId="53A14CC9" w:rsidR="001E23D7" w:rsidRPr="008737A7" w:rsidRDefault="001E23D7" w:rsidP="001E23D7">
            <w:pPr>
              <w:rPr>
                <w:b w:val="0"/>
              </w:rPr>
            </w:pPr>
            <w:r w:rsidRPr="008737A7">
              <w:rPr>
                <w:rFonts w:ascii="Calibri" w:hAnsi="Calibri"/>
                <w:b w:val="0"/>
                <w:color w:val="000000"/>
              </w:rPr>
              <w:t>Java permissions</w:t>
            </w:r>
          </w:p>
        </w:tc>
        <w:tc>
          <w:tcPr>
            <w:tcW w:w="4320" w:type="dxa"/>
            <w:vAlign w:val="bottom"/>
          </w:tcPr>
          <w:p w14:paraId="6406786B" w14:textId="67F6843B"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High Safety</w:t>
            </w:r>
          </w:p>
        </w:tc>
        <w:tc>
          <w:tcPr>
            <w:tcW w:w="1432" w:type="dxa"/>
          </w:tcPr>
          <w:p w14:paraId="67469263" w14:textId="6E85A38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1FBE75BF" w14:textId="77777777" w:rsidTr="008D6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46D72996" w14:textId="77777777" w:rsidR="001E23D7" w:rsidRDefault="001E23D7" w:rsidP="001E23D7">
            <w:pPr>
              <w:rPr>
                <w:b w:val="0"/>
              </w:rPr>
            </w:pPr>
          </w:p>
        </w:tc>
        <w:tc>
          <w:tcPr>
            <w:tcW w:w="4320" w:type="dxa"/>
          </w:tcPr>
          <w:p w14:paraId="4763276C" w14:textId="77777777"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p>
        </w:tc>
        <w:tc>
          <w:tcPr>
            <w:tcW w:w="1432" w:type="dxa"/>
          </w:tcPr>
          <w:p w14:paraId="41EC4276" w14:textId="17DFAC78"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FE24CB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68B7E1CC" w14:textId="53981B6B" w:rsidR="001E23D7" w:rsidRPr="00FD7DAA" w:rsidRDefault="001E23D7" w:rsidP="001E23D7">
            <w:pPr>
              <w:rPr>
                <w:b w:val="0"/>
              </w:rPr>
            </w:pPr>
            <w:r w:rsidRPr="00FD7DAA">
              <w:rPr>
                <w:rFonts w:ascii="Calibri" w:hAnsi="Calibri"/>
                <w:b w:val="0"/>
                <w:color w:val="000000"/>
              </w:rPr>
              <w:t>Prevent bypassing SmartScreen Filter warnings</w:t>
            </w:r>
          </w:p>
        </w:tc>
        <w:tc>
          <w:tcPr>
            <w:tcW w:w="4320" w:type="dxa"/>
            <w:vAlign w:val="bottom"/>
          </w:tcPr>
          <w:p w14:paraId="715E3EE6" w14:textId="0FC89AEE"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479FFE0E" w14:textId="7AE8281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EEA3C9B"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07A58BA2" w14:textId="0D60C785" w:rsidR="001E23D7" w:rsidRPr="00FD7DAA" w:rsidRDefault="001E23D7" w:rsidP="001E23D7">
            <w:pPr>
              <w:rPr>
                <w:b w:val="0"/>
              </w:rPr>
            </w:pPr>
            <w:r w:rsidRPr="00FD7DAA">
              <w:rPr>
                <w:rFonts w:ascii="Calibri" w:hAnsi="Calibri"/>
                <w:b w:val="0"/>
                <w:color w:val="000000"/>
              </w:rPr>
              <w:t>Prevent bypassing SmartScreen Filter warnings about files that are not commonly downloaded from the Internet</w:t>
            </w:r>
          </w:p>
        </w:tc>
        <w:tc>
          <w:tcPr>
            <w:tcW w:w="4320" w:type="dxa"/>
            <w:vAlign w:val="bottom"/>
          </w:tcPr>
          <w:p w14:paraId="74EA6B17" w14:textId="1DEC544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601B35C2" w14:textId="37562863"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388A841A"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4B23B3B7" w14:textId="54D2DF27" w:rsidR="001E23D7" w:rsidRPr="00FD7DAA" w:rsidRDefault="001E23D7" w:rsidP="001E23D7">
            <w:pPr>
              <w:rPr>
                <w:b w:val="0"/>
              </w:rPr>
            </w:pPr>
            <w:r w:rsidRPr="00FD7DAA">
              <w:rPr>
                <w:rFonts w:ascii="Calibri" w:hAnsi="Calibri"/>
                <w:b w:val="0"/>
                <w:color w:val="000000"/>
              </w:rPr>
              <w:t>Prevent managing SmartScreen Filter</w:t>
            </w:r>
          </w:p>
        </w:tc>
        <w:tc>
          <w:tcPr>
            <w:tcW w:w="4320" w:type="dxa"/>
            <w:vAlign w:val="bottom"/>
          </w:tcPr>
          <w:p w14:paraId="33B2502B" w14:textId="0E6A345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 On</w:t>
            </w:r>
          </w:p>
        </w:tc>
        <w:tc>
          <w:tcPr>
            <w:tcW w:w="1432" w:type="dxa"/>
          </w:tcPr>
          <w:p w14:paraId="5ABA4F8C" w14:textId="7F581C8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5FBDBB1F"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4FAB5E8" w14:textId="38C7D0F5" w:rsidR="001E23D7" w:rsidRPr="00FD7DAA" w:rsidRDefault="001E23D7" w:rsidP="001E23D7">
            <w:pPr>
              <w:rPr>
                <w:b w:val="0"/>
              </w:rPr>
            </w:pPr>
            <w:r w:rsidRPr="00FD7DAA">
              <w:rPr>
                <w:rFonts w:ascii="Calibri" w:hAnsi="Calibri"/>
                <w:b w:val="0"/>
                <w:color w:val="000000"/>
              </w:rPr>
              <w:t>Prevent per-user installation of ActiveX controls</w:t>
            </w:r>
          </w:p>
        </w:tc>
        <w:tc>
          <w:tcPr>
            <w:tcW w:w="4320" w:type="dxa"/>
            <w:vAlign w:val="bottom"/>
          </w:tcPr>
          <w:p w14:paraId="112164AB" w14:textId="1B677DF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491FB05D" w14:textId="724B5A9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28790DB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CC07E37" w14:textId="64A80F28" w:rsidR="001E23D7" w:rsidRPr="00FD7DAA" w:rsidRDefault="001E23D7" w:rsidP="001E23D7">
            <w:pPr>
              <w:rPr>
                <w:b w:val="0"/>
              </w:rPr>
            </w:pPr>
            <w:r w:rsidRPr="00FD7DAA">
              <w:rPr>
                <w:rFonts w:ascii="Calibri" w:hAnsi="Calibri"/>
                <w:b w:val="0"/>
                <w:color w:val="000000"/>
              </w:rPr>
              <w:t>Specify use of ActiveX Installer Service for installation of ActiveX controls</w:t>
            </w:r>
          </w:p>
        </w:tc>
        <w:tc>
          <w:tcPr>
            <w:tcW w:w="4320" w:type="dxa"/>
            <w:vAlign w:val="bottom"/>
          </w:tcPr>
          <w:p w14:paraId="4FB6B150" w14:textId="6C58770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2EBD1FC8" w14:textId="4FDEE39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8DD7602"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70F8842" w14:textId="1E5A6EAA" w:rsidR="001E23D7" w:rsidRPr="00FD7DAA" w:rsidRDefault="001E23D7" w:rsidP="001E23D7">
            <w:pPr>
              <w:rPr>
                <w:b w:val="0"/>
              </w:rPr>
            </w:pPr>
            <w:r w:rsidRPr="00FD7DAA">
              <w:rPr>
                <w:rFonts w:ascii="Calibri" w:hAnsi="Calibri"/>
                <w:b w:val="0"/>
                <w:color w:val="000000"/>
              </w:rPr>
              <w:t>Turn off Crash Detection</w:t>
            </w:r>
          </w:p>
        </w:tc>
        <w:tc>
          <w:tcPr>
            <w:tcW w:w="4320" w:type="dxa"/>
            <w:vAlign w:val="bottom"/>
          </w:tcPr>
          <w:p w14:paraId="39EB2BF6" w14:textId="18DBED0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0E0249FF" w14:textId="34CCF8A2"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0BE1653"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304F14F" w14:textId="0E543046" w:rsidR="001E23D7" w:rsidRPr="00FD7DAA" w:rsidRDefault="001E23D7" w:rsidP="001E23D7">
            <w:pPr>
              <w:rPr>
                <w:b w:val="0"/>
              </w:rPr>
            </w:pPr>
            <w:r w:rsidRPr="00FD7DAA">
              <w:rPr>
                <w:rFonts w:ascii="Calibri" w:hAnsi="Calibri"/>
                <w:b w:val="0"/>
                <w:color w:val="000000"/>
              </w:rPr>
              <w:t>Turn off the Security Settings Check feature</w:t>
            </w:r>
          </w:p>
        </w:tc>
        <w:tc>
          <w:tcPr>
            <w:tcW w:w="4320" w:type="dxa"/>
            <w:vAlign w:val="bottom"/>
          </w:tcPr>
          <w:p w14:paraId="5FAA4195" w14:textId="48215ED7"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Disabled</w:t>
            </w:r>
          </w:p>
        </w:tc>
        <w:tc>
          <w:tcPr>
            <w:tcW w:w="1432" w:type="dxa"/>
          </w:tcPr>
          <w:p w14:paraId="21A2E1D3" w14:textId="66B2B1D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3E3EEF36"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176B2A3F" w14:textId="1365A3A5" w:rsidR="001E23D7" w:rsidRPr="004E7B22" w:rsidRDefault="001E23D7" w:rsidP="001E23D7">
            <w:pPr>
              <w:rPr>
                <w:b w:val="0"/>
              </w:rPr>
            </w:pPr>
            <w:r w:rsidRPr="004E7B22">
              <w:rPr>
                <w:rFonts w:ascii="Calibri" w:hAnsi="Calibri"/>
                <w:b w:val="0"/>
                <w:color w:val="000000"/>
              </w:rPr>
              <w:t xml:space="preserve">Remove "Run this time" button for outdated ActiveX controls in Internet Explorer </w:t>
            </w:r>
          </w:p>
        </w:tc>
        <w:tc>
          <w:tcPr>
            <w:tcW w:w="4320" w:type="dxa"/>
            <w:vAlign w:val="bottom"/>
          </w:tcPr>
          <w:p w14:paraId="0540804B" w14:textId="3F332F8F"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color w:val="000000"/>
              </w:rPr>
              <w:t>Enabled</w:t>
            </w:r>
          </w:p>
        </w:tc>
        <w:tc>
          <w:tcPr>
            <w:tcW w:w="1432" w:type="dxa"/>
          </w:tcPr>
          <w:p w14:paraId="16866E37" w14:textId="705E211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58D335F6"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0F6BC7CB" w14:textId="3D43BECB" w:rsidR="001E23D7" w:rsidRPr="004E7B22" w:rsidRDefault="001E23D7" w:rsidP="001E23D7">
            <w:pPr>
              <w:rPr>
                <w:b w:val="0"/>
              </w:rPr>
            </w:pPr>
            <w:r w:rsidRPr="004E7B22">
              <w:rPr>
                <w:rFonts w:ascii="Calibri" w:hAnsi="Calibri"/>
                <w:b w:val="0"/>
                <w:color w:val="000000"/>
              </w:rPr>
              <w:t>Turn off blocking of outdated ActiveX controls for Internet Explorer</w:t>
            </w:r>
          </w:p>
        </w:tc>
        <w:tc>
          <w:tcPr>
            <w:tcW w:w="4320" w:type="dxa"/>
            <w:vAlign w:val="bottom"/>
          </w:tcPr>
          <w:p w14:paraId="34DC7862" w14:textId="29B4483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color w:val="000000"/>
              </w:rPr>
              <w:t>Disabled</w:t>
            </w:r>
          </w:p>
        </w:tc>
        <w:tc>
          <w:tcPr>
            <w:tcW w:w="1432" w:type="dxa"/>
          </w:tcPr>
          <w:p w14:paraId="090325F1" w14:textId="66280C8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65969501"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39CA0D09" w14:textId="203A5F9B" w:rsidR="001E23D7" w:rsidRPr="004E7B22" w:rsidRDefault="001E23D7" w:rsidP="001E23D7">
            <w:pPr>
              <w:rPr>
                <w:b w:val="0"/>
              </w:rPr>
            </w:pPr>
            <w:r w:rsidRPr="004E7B22">
              <w:rPr>
                <w:rFonts w:ascii="Calibri" w:hAnsi="Calibri"/>
                <w:b w:val="0"/>
                <w:color w:val="000000"/>
              </w:rPr>
              <w:t>Allow software to run or install even if the signature is invalid</w:t>
            </w:r>
          </w:p>
        </w:tc>
        <w:tc>
          <w:tcPr>
            <w:tcW w:w="4320" w:type="dxa"/>
            <w:vAlign w:val="bottom"/>
          </w:tcPr>
          <w:p w14:paraId="1762F6FA" w14:textId="427C7C8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Disabled</w:t>
            </w:r>
          </w:p>
        </w:tc>
        <w:tc>
          <w:tcPr>
            <w:tcW w:w="1432" w:type="dxa"/>
          </w:tcPr>
          <w:p w14:paraId="4AA98D17" w14:textId="29747DAB"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059FAD74"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5CDF258C" w14:textId="7A729007" w:rsidR="001E23D7" w:rsidRPr="004E7B22" w:rsidRDefault="001E23D7" w:rsidP="001E23D7">
            <w:pPr>
              <w:rPr>
                <w:b w:val="0"/>
              </w:rPr>
            </w:pPr>
            <w:r w:rsidRPr="004E7B22">
              <w:rPr>
                <w:rFonts w:ascii="Calibri" w:hAnsi="Calibri"/>
                <w:b w:val="0"/>
                <w:color w:val="000000"/>
              </w:rPr>
              <w:t>Check for server certificate revocation</w:t>
            </w:r>
          </w:p>
        </w:tc>
        <w:tc>
          <w:tcPr>
            <w:tcW w:w="4320" w:type="dxa"/>
            <w:vAlign w:val="bottom"/>
          </w:tcPr>
          <w:p w14:paraId="77B0520F" w14:textId="3CC2AA9A"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4249005C" w14:textId="7505C390"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49AAF795"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59CE016C" w14:textId="180C4AC4" w:rsidR="001E23D7" w:rsidRPr="004E7B22" w:rsidRDefault="001E23D7" w:rsidP="001E23D7">
            <w:pPr>
              <w:rPr>
                <w:b w:val="0"/>
              </w:rPr>
            </w:pPr>
            <w:r w:rsidRPr="004E7B22">
              <w:rPr>
                <w:rFonts w:ascii="Calibri" w:hAnsi="Calibri"/>
                <w:b w:val="0"/>
                <w:color w:val="000000"/>
              </w:rPr>
              <w:t>Check for signatures on downloaded programs</w:t>
            </w:r>
          </w:p>
        </w:tc>
        <w:tc>
          <w:tcPr>
            <w:tcW w:w="4320" w:type="dxa"/>
            <w:vAlign w:val="bottom"/>
          </w:tcPr>
          <w:p w14:paraId="4F19749C" w14:textId="1317A213"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1E9B5F7D" w14:textId="792C5F39"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79D60E10"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3EE8D94F" w14:textId="2A9CFC2C" w:rsidR="001E23D7" w:rsidRPr="004E7B22" w:rsidRDefault="001E23D7" w:rsidP="001E23D7">
            <w:pPr>
              <w:rPr>
                <w:b w:val="0"/>
              </w:rPr>
            </w:pPr>
            <w:r w:rsidRPr="004E7B22">
              <w:rPr>
                <w:rFonts w:ascii="Calibri" w:hAnsi="Calibri"/>
                <w:b w:val="0"/>
                <w:color w:val="000000"/>
              </w:rPr>
              <w:t>Do not allow ActiveX controls to run in Protected Mode when Enhanced Protected Mode is enabled</w:t>
            </w:r>
          </w:p>
        </w:tc>
        <w:tc>
          <w:tcPr>
            <w:tcW w:w="4320" w:type="dxa"/>
            <w:vAlign w:val="bottom"/>
          </w:tcPr>
          <w:p w14:paraId="05E57ECC" w14:textId="0CB17B5D"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503E1C71" w14:textId="364E0DE9"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2BB0789B"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23E6750C" w14:textId="6382FBF3" w:rsidR="001E23D7" w:rsidRPr="004E7B22" w:rsidRDefault="001E23D7" w:rsidP="001E23D7">
            <w:pPr>
              <w:rPr>
                <w:b w:val="0"/>
              </w:rPr>
            </w:pPr>
            <w:r w:rsidRPr="004E7B22">
              <w:rPr>
                <w:rFonts w:ascii="Calibri" w:hAnsi="Calibri"/>
                <w:b w:val="0"/>
                <w:color w:val="000000"/>
              </w:rPr>
              <w:t>Turn off encryption support</w:t>
            </w:r>
          </w:p>
        </w:tc>
        <w:tc>
          <w:tcPr>
            <w:tcW w:w="4320" w:type="dxa"/>
          </w:tcPr>
          <w:p w14:paraId="5B25234D" w14:textId="0FD644B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 Use TLS 1.0; Use TLS 1.1; Use TLS 1.2</w:t>
            </w:r>
          </w:p>
        </w:tc>
        <w:tc>
          <w:tcPr>
            <w:tcW w:w="1432" w:type="dxa"/>
          </w:tcPr>
          <w:p w14:paraId="3AC827ED" w14:textId="6B787564"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43954458" w14:textId="77777777" w:rsidTr="00D10E99">
        <w:tc>
          <w:tcPr>
            <w:cnfStyle w:val="001000000000" w:firstRow="0" w:lastRow="0" w:firstColumn="1" w:lastColumn="0" w:oddVBand="0" w:evenVBand="0" w:oddHBand="0" w:evenHBand="0" w:firstRowFirstColumn="0" w:firstRowLastColumn="0" w:lastRowFirstColumn="0" w:lastRowLastColumn="0"/>
            <w:tcW w:w="3595" w:type="dxa"/>
            <w:vAlign w:val="bottom"/>
          </w:tcPr>
          <w:p w14:paraId="2C0F8D0E" w14:textId="33087C8F" w:rsidR="001E23D7" w:rsidRPr="004E7B22" w:rsidRDefault="001E23D7" w:rsidP="001E23D7">
            <w:pPr>
              <w:rPr>
                <w:b w:val="0"/>
              </w:rPr>
            </w:pPr>
            <w:r w:rsidRPr="004E7B22">
              <w:rPr>
                <w:rFonts w:ascii="Calibri" w:hAnsi="Calibri"/>
                <w:b w:val="0"/>
                <w:color w:val="000000"/>
              </w:rPr>
              <w:t>Turn on 64-bit tab processes when running in Enhanced Protected Mode on 64-bit versions of Windows</w:t>
            </w:r>
          </w:p>
        </w:tc>
        <w:tc>
          <w:tcPr>
            <w:tcW w:w="4320" w:type="dxa"/>
            <w:vAlign w:val="bottom"/>
          </w:tcPr>
          <w:p w14:paraId="6BA31525" w14:textId="2A165D6C"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t>Enabled</w:t>
            </w:r>
          </w:p>
        </w:tc>
        <w:tc>
          <w:tcPr>
            <w:tcW w:w="1432" w:type="dxa"/>
          </w:tcPr>
          <w:p w14:paraId="6A6F1C15" w14:textId="073C5DB1"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r w:rsidR="001E23D7" w14:paraId="0E25CB2C" w14:textId="77777777" w:rsidTr="00D10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vAlign w:val="bottom"/>
          </w:tcPr>
          <w:p w14:paraId="45CD3364" w14:textId="679F4746" w:rsidR="001E23D7" w:rsidRPr="004E7B22" w:rsidRDefault="001E23D7" w:rsidP="001E23D7">
            <w:pPr>
              <w:rPr>
                <w:b w:val="0"/>
              </w:rPr>
            </w:pPr>
            <w:r w:rsidRPr="004E7B22">
              <w:rPr>
                <w:rFonts w:ascii="Calibri" w:hAnsi="Calibri"/>
                <w:b w:val="0"/>
                <w:color w:val="000000"/>
              </w:rPr>
              <w:t>Turn on Enhanced Protected Mode</w:t>
            </w:r>
          </w:p>
        </w:tc>
        <w:tc>
          <w:tcPr>
            <w:tcW w:w="4320" w:type="dxa"/>
            <w:vAlign w:val="bottom"/>
          </w:tcPr>
          <w:p w14:paraId="6C396D59" w14:textId="370ABC45"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rPr>
                <w:rFonts w:ascii="Calibri" w:hAnsi="Calibri"/>
              </w:rPr>
              <w:t>Enabled</w:t>
            </w:r>
          </w:p>
        </w:tc>
        <w:tc>
          <w:tcPr>
            <w:tcW w:w="1432" w:type="dxa"/>
          </w:tcPr>
          <w:p w14:paraId="7224F05B" w14:textId="3278A76A" w:rsidR="001E23D7" w:rsidRDefault="001E23D7" w:rsidP="001E23D7">
            <w:pPr>
              <w:jc w:val="both"/>
              <w:cnfStyle w:val="000000100000" w:firstRow="0" w:lastRow="0" w:firstColumn="0" w:lastColumn="0" w:oddVBand="0" w:evenVBand="0" w:oddHBand="1" w:evenHBand="0" w:firstRowFirstColumn="0" w:firstRowLastColumn="0" w:lastRowFirstColumn="0" w:lastRowLastColumn="0"/>
            </w:pPr>
            <w:r>
              <w:t>Yes</w:t>
            </w:r>
          </w:p>
        </w:tc>
      </w:tr>
      <w:tr w:rsidR="001E23D7" w14:paraId="6E8731BF" w14:textId="77777777" w:rsidTr="008D6C44">
        <w:tc>
          <w:tcPr>
            <w:cnfStyle w:val="001000000000" w:firstRow="0" w:lastRow="0" w:firstColumn="1" w:lastColumn="0" w:oddVBand="0" w:evenVBand="0" w:oddHBand="0" w:evenHBand="0" w:firstRowFirstColumn="0" w:firstRowLastColumn="0" w:lastRowFirstColumn="0" w:lastRowLastColumn="0"/>
            <w:tcW w:w="3595" w:type="dxa"/>
          </w:tcPr>
          <w:p w14:paraId="3620EA5D" w14:textId="77777777" w:rsidR="001E23D7" w:rsidRPr="004E7B22" w:rsidRDefault="001E23D7" w:rsidP="001E23D7">
            <w:pPr>
              <w:rPr>
                <w:rFonts w:ascii="Calibri" w:hAnsi="Calibri"/>
                <w:b w:val="0"/>
                <w:color w:val="000000"/>
              </w:rPr>
            </w:pPr>
            <w:r w:rsidRPr="004E7B22">
              <w:rPr>
                <w:rFonts w:ascii="Calibri" w:hAnsi="Calibri"/>
                <w:b w:val="0"/>
                <w:color w:val="000000"/>
              </w:rPr>
              <w:t>Prevent ignoring certificate errors</w:t>
            </w:r>
          </w:p>
          <w:p w14:paraId="5AF0110D" w14:textId="77777777" w:rsidR="001E23D7" w:rsidRDefault="001E23D7" w:rsidP="001E23D7">
            <w:pPr>
              <w:rPr>
                <w:b w:val="0"/>
              </w:rPr>
            </w:pPr>
          </w:p>
        </w:tc>
        <w:tc>
          <w:tcPr>
            <w:tcW w:w="4320" w:type="dxa"/>
          </w:tcPr>
          <w:p w14:paraId="46CB1729" w14:textId="4F1638E5"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rPr>
                <w:rFonts w:ascii="Calibri" w:hAnsi="Calibri"/>
              </w:rPr>
              <w:lastRenderedPageBreak/>
              <w:t>Enabled</w:t>
            </w:r>
          </w:p>
        </w:tc>
        <w:tc>
          <w:tcPr>
            <w:tcW w:w="1432" w:type="dxa"/>
          </w:tcPr>
          <w:p w14:paraId="784447E6" w14:textId="59BB4EB2" w:rsidR="001E23D7" w:rsidRDefault="001E23D7" w:rsidP="001E23D7">
            <w:pPr>
              <w:jc w:val="both"/>
              <w:cnfStyle w:val="000000000000" w:firstRow="0" w:lastRow="0" w:firstColumn="0" w:lastColumn="0" w:oddVBand="0" w:evenVBand="0" w:oddHBand="0" w:evenHBand="0" w:firstRowFirstColumn="0" w:firstRowLastColumn="0" w:lastRowFirstColumn="0" w:lastRowLastColumn="0"/>
            </w:pPr>
            <w:r>
              <w:t>Yes</w:t>
            </w:r>
          </w:p>
        </w:tc>
      </w:tr>
    </w:tbl>
    <w:p w14:paraId="49F4FA72" w14:textId="53D9EFD0" w:rsidR="00F0466B" w:rsidRDefault="00F0466B">
      <w:pPr>
        <w:rPr>
          <w:color w:val="FF0000"/>
        </w:rPr>
      </w:pPr>
    </w:p>
    <w:p w14:paraId="12B4D312" w14:textId="77777777" w:rsidR="00450478" w:rsidRDefault="00450478" w:rsidP="00450478">
      <w:pPr>
        <w:pStyle w:val="Heading1"/>
        <w:rPr>
          <w:b/>
        </w:rPr>
      </w:pPr>
      <w:bookmarkStart w:id="31" w:name="_Toc12531142"/>
      <w:bookmarkStart w:id="32" w:name="_Toc14502256"/>
      <w:r>
        <w:rPr>
          <w:b/>
        </w:rPr>
        <w:t>Windows Server User Right Assignment Hardening Check List</w:t>
      </w:r>
      <w:bookmarkEnd w:id="31"/>
      <w:bookmarkEnd w:id="32"/>
      <w:r>
        <w:rPr>
          <w:b/>
        </w:rPr>
        <w:t xml:space="preserve"> </w:t>
      </w:r>
    </w:p>
    <w:p w14:paraId="3E121C9A" w14:textId="28A4215E" w:rsidR="00450478" w:rsidRDefault="00450478" w:rsidP="00450478">
      <w:pPr>
        <w:jc w:val="both"/>
      </w:pPr>
      <w:r>
        <w:t xml:space="preserve">Below is the </w:t>
      </w:r>
      <w:r w:rsidR="001B28F4">
        <w:t xml:space="preserve">Domain </w:t>
      </w:r>
      <w:r w:rsidR="00E57475">
        <w:t xml:space="preserve">Server </w:t>
      </w:r>
      <w:r>
        <w:t xml:space="preserve">User Right Assignment </w:t>
      </w:r>
      <w:r w:rsidRPr="00910E42">
        <w:t xml:space="preserve">Hardening </w:t>
      </w:r>
      <w:r>
        <w:t xml:space="preserve">guideline for all </w:t>
      </w:r>
      <w:r w:rsidR="001B28F4">
        <w:t xml:space="preserve">Domain </w:t>
      </w:r>
      <w:r w:rsidR="0055048D">
        <w:t>Controller Server</w:t>
      </w:r>
      <w:r>
        <w:t xml:space="preserve"> in GIC Environment.</w:t>
      </w:r>
    </w:p>
    <w:tbl>
      <w:tblPr>
        <w:tblStyle w:val="GridTable4-Accent1"/>
        <w:tblW w:w="5000" w:type="pct"/>
        <w:tblLayout w:type="fixed"/>
        <w:tblLook w:val="04A0" w:firstRow="1" w:lastRow="0" w:firstColumn="1" w:lastColumn="0" w:noHBand="0" w:noVBand="1"/>
      </w:tblPr>
      <w:tblGrid>
        <w:gridCol w:w="3056"/>
        <w:gridCol w:w="5129"/>
        <w:gridCol w:w="1165"/>
      </w:tblGrid>
      <w:tr w:rsidR="00450478" w:rsidRPr="002B56D9" w14:paraId="757C87B6" w14:textId="77777777" w:rsidTr="005565F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7E00939" w14:textId="77777777" w:rsidR="00450478" w:rsidRPr="00362E80" w:rsidRDefault="00450478" w:rsidP="005565FC">
            <w:pPr>
              <w:jc w:val="center"/>
              <w:rPr>
                <w:rFonts w:ascii="Calibri" w:eastAsia="Times New Roman" w:hAnsi="Calibri" w:cs="Calibri"/>
                <w:b w:val="0"/>
                <w:bCs w:val="0"/>
              </w:rPr>
            </w:pPr>
            <w:r w:rsidRPr="00362E80">
              <w:rPr>
                <w:rFonts w:ascii="Calibri" w:eastAsia="Times New Roman" w:hAnsi="Calibri" w:cs="Calibri"/>
                <w:b w:val="0"/>
                <w:bCs w:val="0"/>
              </w:rPr>
              <w:t>Policy Object</w:t>
            </w:r>
          </w:p>
        </w:tc>
        <w:tc>
          <w:tcPr>
            <w:tcW w:w="2743" w:type="pct"/>
            <w:noWrap/>
            <w:hideMark/>
          </w:tcPr>
          <w:p w14:paraId="48CEC246"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Applicable.</w:t>
            </w:r>
          </w:p>
        </w:tc>
        <w:tc>
          <w:tcPr>
            <w:tcW w:w="623" w:type="pct"/>
          </w:tcPr>
          <w:p w14:paraId="3EFFC6DB"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Yes/ No</w:t>
            </w:r>
          </w:p>
        </w:tc>
      </w:tr>
      <w:tr w:rsidR="00450478" w:rsidRPr="002B56D9" w14:paraId="5CCBDDA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56F4E3F"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Access Credential Manager as a trusted caller</w:t>
            </w:r>
          </w:p>
        </w:tc>
        <w:tc>
          <w:tcPr>
            <w:tcW w:w="2743" w:type="pct"/>
            <w:noWrap/>
            <w:hideMark/>
          </w:tcPr>
          <w:p w14:paraId="5A19ADE9" w14:textId="75E3AA7D"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commentRangeStart w:id="33"/>
            <w:del w:id="34" w:author="UAT" w:date="2019-07-21T08:11:00Z">
              <w:r w:rsidDel="009E1F2B">
                <w:rPr>
                  <w:rFonts w:ascii="Calibri" w:hAnsi="Calibri"/>
                </w:rPr>
                <w:delText>Authenticated Users, Administrators</w:delText>
              </w:r>
              <w:commentRangeEnd w:id="33"/>
              <w:r w:rsidR="00E57475" w:rsidDel="009E1F2B">
                <w:rPr>
                  <w:rStyle w:val="CommentReference"/>
                  <w:rFonts w:ascii="Calibri" w:hAnsi="Calibri"/>
                  <w:sz w:val="22"/>
                  <w:szCs w:val="22"/>
                </w:rPr>
                <w:commentReference w:id="33"/>
              </w:r>
            </w:del>
            <w:ins w:id="35" w:author="UAT" w:date="2019-07-21T08:11:00Z">
              <w:r w:rsidR="009E1F2B">
                <w:rPr>
                  <w:rFonts w:ascii="Calibri" w:hAnsi="Calibri"/>
                </w:rPr>
                <w:t>No One (Blank)</w:t>
              </w:r>
            </w:ins>
          </w:p>
        </w:tc>
        <w:tc>
          <w:tcPr>
            <w:tcW w:w="623" w:type="pct"/>
          </w:tcPr>
          <w:p w14:paraId="2631BA7C"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21D0F5BF"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403D2EC" w14:textId="77777777" w:rsidR="00450478" w:rsidRPr="00B175B0" w:rsidRDefault="00450478" w:rsidP="005565FC">
            <w:pPr>
              <w:rPr>
                <w:rFonts w:ascii="Calibri" w:eastAsia="Times New Roman" w:hAnsi="Calibri" w:cs="Calibri"/>
                <w:b w:val="0"/>
                <w:color w:val="000000"/>
              </w:rPr>
            </w:pPr>
            <w:r w:rsidRPr="00B175B0">
              <w:rPr>
                <w:rFonts w:ascii="Calibri" w:hAnsi="Calibri"/>
                <w:b w:val="0"/>
              </w:rPr>
              <w:t>Access this computer from the network</w:t>
            </w:r>
          </w:p>
        </w:tc>
        <w:tc>
          <w:tcPr>
            <w:tcW w:w="2743" w:type="pct"/>
            <w:noWrap/>
            <w:hideMark/>
          </w:tcPr>
          <w:p w14:paraId="71BF6D7D" w14:textId="3928FD73"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del w:id="36" w:author="UAT" w:date="2019-07-21T08:12:00Z">
              <w:r w:rsidDel="009E1F2B">
                <w:rPr>
                  <w:rFonts w:ascii="Calibri" w:hAnsi="Calibri"/>
                </w:rPr>
                <w:delText>No One (blank)</w:delText>
              </w:r>
            </w:del>
            <w:ins w:id="37" w:author="UAT" w:date="2019-07-21T08:12:00Z">
              <w:r w:rsidR="009E1F2B">
                <w:rPr>
                  <w:rFonts w:ascii="Calibri" w:hAnsi="Calibri"/>
                </w:rPr>
                <w:t>Authent</w:t>
              </w:r>
            </w:ins>
            <w:ins w:id="38" w:author="UAT" w:date="2019-07-21T08:13:00Z">
              <w:r w:rsidR="009E1F2B">
                <w:rPr>
                  <w:rFonts w:ascii="Calibri" w:hAnsi="Calibri"/>
                </w:rPr>
                <w:t>ic</w:t>
              </w:r>
            </w:ins>
            <w:ins w:id="39" w:author="UAT" w:date="2019-07-21T08:12:00Z">
              <w:r w:rsidR="009E1F2B">
                <w:rPr>
                  <w:rFonts w:ascii="Calibri" w:hAnsi="Calibri"/>
                </w:rPr>
                <w:t>ated Users , Administrator</w:t>
              </w:r>
            </w:ins>
          </w:p>
        </w:tc>
        <w:tc>
          <w:tcPr>
            <w:tcW w:w="623" w:type="pct"/>
          </w:tcPr>
          <w:p w14:paraId="57D858B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09B5A4F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87064DE"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Act as part of the operating system</w:t>
            </w:r>
          </w:p>
        </w:tc>
        <w:tc>
          <w:tcPr>
            <w:tcW w:w="2743" w:type="pct"/>
            <w:noWrap/>
            <w:hideMark/>
          </w:tcPr>
          <w:p w14:paraId="3ADA999A" w14:textId="30859E0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ins w:id="40" w:author="UAT" w:date="2019-07-21T08:12:00Z">
              <w:r>
                <w:rPr>
                  <w:rFonts w:ascii="Calibri" w:hAnsi="Calibri"/>
                </w:rPr>
                <w:t>No One (blank)</w:t>
              </w:r>
            </w:ins>
            <w:commentRangeStart w:id="41"/>
            <w:del w:id="42" w:author="UAT" w:date="2019-07-21T08:12:00Z">
              <w:r w:rsidDel="001F3E09">
                <w:rPr>
                  <w:rFonts w:ascii="Calibri" w:hAnsi="Calibri"/>
                </w:rPr>
                <w:delText>Administrators</w:delText>
              </w:r>
              <w:commentRangeEnd w:id="41"/>
              <w:r w:rsidRPr="002B56D9" w:rsidDel="001F3E09">
                <w:rPr>
                  <w:rStyle w:val="CommentReference"/>
                  <w:rFonts w:ascii="Calibri" w:eastAsia="Times New Roman" w:hAnsi="Calibri" w:cs="Calibri"/>
                  <w:color w:val="000000"/>
                  <w:sz w:val="22"/>
                  <w:szCs w:val="22"/>
                </w:rPr>
                <w:commentReference w:id="41"/>
              </w:r>
            </w:del>
          </w:p>
        </w:tc>
        <w:tc>
          <w:tcPr>
            <w:tcW w:w="623" w:type="pct"/>
          </w:tcPr>
          <w:p w14:paraId="6F437392"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7ABAE74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885A9F7"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Allow log on locally</w:t>
            </w:r>
          </w:p>
        </w:tc>
        <w:tc>
          <w:tcPr>
            <w:tcW w:w="2743" w:type="pct"/>
            <w:noWrap/>
            <w:hideMark/>
          </w:tcPr>
          <w:p w14:paraId="5AD6183C"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26C95C7" w14:textId="77777777" w:rsidR="009E1F2B" w:rsidRPr="007053DA"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9E1F2B" w:rsidRPr="002B56D9" w14:paraId="582D5AF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F4795E3"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Backup files and directories</w:t>
            </w:r>
          </w:p>
        </w:tc>
        <w:tc>
          <w:tcPr>
            <w:tcW w:w="2743" w:type="pct"/>
            <w:noWrap/>
            <w:hideMark/>
          </w:tcPr>
          <w:p w14:paraId="284E127D"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62803F9"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38CC16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F08C5EC"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Create a page file</w:t>
            </w:r>
          </w:p>
        </w:tc>
        <w:tc>
          <w:tcPr>
            <w:tcW w:w="2743" w:type="pct"/>
            <w:noWrap/>
            <w:hideMark/>
          </w:tcPr>
          <w:p w14:paraId="6E9DCE0A"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36F657A2"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41DB13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69E3BD24" w14:textId="77777777" w:rsidR="009E1F2B" w:rsidRPr="00B175B0" w:rsidRDefault="009E1F2B" w:rsidP="009E1F2B">
            <w:pPr>
              <w:rPr>
                <w:rFonts w:ascii="Calibri" w:hAnsi="Calibri"/>
                <w:b w:val="0"/>
              </w:rPr>
            </w:pPr>
            <w:r w:rsidRPr="00B175B0">
              <w:rPr>
                <w:rFonts w:ascii="Calibri" w:hAnsi="Calibri"/>
                <w:b w:val="0"/>
              </w:rPr>
              <w:t>Create a token object</w:t>
            </w:r>
          </w:p>
        </w:tc>
        <w:tc>
          <w:tcPr>
            <w:tcW w:w="2743" w:type="pct"/>
            <w:noWrap/>
          </w:tcPr>
          <w:p w14:paraId="60DC0789" w14:textId="250FCE11" w:rsidR="009E1F2B" w:rsidRDefault="009E1F2B" w:rsidP="009E1F2B">
            <w:pPr>
              <w:cnfStyle w:val="000000100000" w:firstRow="0" w:lastRow="0" w:firstColumn="0" w:lastColumn="0" w:oddVBand="0" w:evenVBand="0" w:oddHBand="1" w:evenHBand="0" w:firstRowFirstColumn="0" w:firstRowLastColumn="0" w:lastRowFirstColumn="0" w:lastRowLastColumn="0"/>
              <w:rPr>
                <w:rFonts w:ascii="Calibri" w:hAnsi="Calibri"/>
              </w:rPr>
            </w:pPr>
            <w:commentRangeStart w:id="43"/>
            <w:del w:id="44" w:author="UAT" w:date="2019-07-21T08:14:00Z">
              <w:r w:rsidDel="009E1F2B">
                <w:rPr>
                  <w:rFonts w:ascii="Calibri" w:hAnsi="Calibri"/>
                </w:rPr>
                <w:delText>Administrators, LOCAL SERVICE, NETWORK SERVICE, SERVICE</w:delText>
              </w:r>
              <w:commentRangeEnd w:id="43"/>
              <w:r w:rsidDel="009E1F2B">
                <w:rPr>
                  <w:rStyle w:val="CommentReference"/>
                  <w:rFonts w:ascii="Calibri" w:hAnsi="Calibri"/>
                  <w:sz w:val="22"/>
                  <w:szCs w:val="22"/>
                </w:rPr>
                <w:commentReference w:id="43"/>
              </w:r>
            </w:del>
            <w:ins w:id="45" w:author="UAT" w:date="2019-07-21T08:14:00Z">
              <w:r>
                <w:rPr>
                  <w:rFonts w:ascii="Calibri" w:hAnsi="Calibri"/>
                </w:rPr>
                <w:t xml:space="preserve"> No One (blank)</w:t>
              </w:r>
            </w:ins>
          </w:p>
        </w:tc>
        <w:tc>
          <w:tcPr>
            <w:tcW w:w="623" w:type="pct"/>
          </w:tcPr>
          <w:p w14:paraId="7419FD77" w14:textId="77777777" w:rsidR="009E1F2B"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7653AF9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222590D6" w14:textId="77777777" w:rsidR="009E1F2B" w:rsidRPr="00B175B0" w:rsidRDefault="009E1F2B" w:rsidP="009E1F2B">
            <w:pPr>
              <w:rPr>
                <w:rFonts w:ascii="Calibri" w:hAnsi="Calibri"/>
                <w:b w:val="0"/>
              </w:rPr>
            </w:pPr>
            <w:r w:rsidRPr="00B175B0">
              <w:rPr>
                <w:rFonts w:ascii="Calibri" w:hAnsi="Calibri"/>
                <w:b w:val="0"/>
              </w:rPr>
              <w:t>Create global objects</w:t>
            </w:r>
          </w:p>
        </w:tc>
        <w:tc>
          <w:tcPr>
            <w:tcW w:w="2743" w:type="pct"/>
            <w:noWrap/>
          </w:tcPr>
          <w:p w14:paraId="16321825" w14:textId="05B86BE4" w:rsidR="009E1F2B" w:rsidRDefault="009E1F2B" w:rsidP="009E1F2B">
            <w:pPr>
              <w:cnfStyle w:val="000000000000" w:firstRow="0" w:lastRow="0" w:firstColumn="0" w:lastColumn="0" w:oddVBand="0" w:evenVBand="0" w:oddHBand="0" w:evenHBand="0" w:firstRowFirstColumn="0" w:firstRowLastColumn="0" w:lastRowFirstColumn="0" w:lastRowLastColumn="0"/>
              <w:rPr>
                <w:rFonts w:ascii="Calibri" w:hAnsi="Calibri"/>
              </w:rPr>
            </w:pPr>
            <w:commentRangeStart w:id="46"/>
            <w:del w:id="47" w:author="UAT" w:date="2019-07-21T08:14:00Z">
              <w:r w:rsidDel="009E1F2B">
                <w:rPr>
                  <w:rFonts w:ascii="Calibri" w:hAnsi="Calibri"/>
                </w:rPr>
                <w:delText>No One (blank)</w:delText>
              </w:r>
              <w:commentRangeEnd w:id="46"/>
              <w:r w:rsidDel="009E1F2B">
                <w:rPr>
                  <w:rStyle w:val="CommentReference"/>
                  <w:rFonts w:ascii="Calibri" w:hAnsi="Calibri"/>
                  <w:sz w:val="22"/>
                  <w:szCs w:val="22"/>
                </w:rPr>
                <w:commentReference w:id="46"/>
              </w:r>
            </w:del>
            <w:ins w:id="48" w:author="UAT" w:date="2019-07-21T08:14:00Z">
              <w:r>
                <w:rPr>
                  <w:rFonts w:ascii="Calibri" w:hAnsi="Calibri"/>
                </w:rPr>
                <w:t xml:space="preserve"> Administrators, SERVICE, Local Service</w:t>
              </w:r>
            </w:ins>
          </w:p>
        </w:tc>
        <w:tc>
          <w:tcPr>
            <w:tcW w:w="623" w:type="pct"/>
          </w:tcPr>
          <w:p w14:paraId="1AD4F1F9" w14:textId="77777777" w:rsidR="009E1F2B"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5C7C4AC7"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03839D9B"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Create permanent shared objects</w:t>
            </w:r>
          </w:p>
        </w:tc>
        <w:tc>
          <w:tcPr>
            <w:tcW w:w="2743" w:type="pct"/>
            <w:noWrap/>
            <w:hideMark/>
          </w:tcPr>
          <w:p w14:paraId="6B41F8E1"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CF5CB12"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3BB24F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74D9AF2"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Create Symbolic Links</w:t>
            </w:r>
          </w:p>
        </w:tc>
        <w:tc>
          <w:tcPr>
            <w:tcW w:w="2743" w:type="pct"/>
            <w:noWrap/>
            <w:hideMark/>
          </w:tcPr>
          <w:p w14:paraId="673E09E8"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520EFADF"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8A1D60C"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5D84E28D"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Debug programs</w:t>
            </w:r>
          </w:p>
        </w:tc>
        <w:tc>
          <w:tcPr>
            <w:tcW w:w="2743" w:type="pct"/>
            <w:noWrap/>
            <w:hideMark/>
          </w:tcPr>
          <w:p w14:paraId="4DF4337B" w14:textId="05BD419E"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ins w:id="49" w:author="UAT" w:date="2019-07-21T08:15:00Z">
              <w:r>
                <w:rPr>
                  <w:rFonts w:ascii="Calibri" w:hAnsi="Calibri"/>
                </w:rPr>
                <w:t>Administrators</w:t>
              </w:r>
            </w:ins>
            <w:commentRangeStart w:id="50"/>
            <w:del w:id="51" w:author="UAT" w:date="2019-07-21T08:15:00Z">
              <w:r w:rsidDel="009E1F2B">
                <w:rPr>
                  <w:rFonts w:ascii="Calibri" w:hAnsi="Calibri"/>
                </w:rPr>
                <w:delText>Guests</w:delText>
              </w:r>
              <w:commentRangeEnd w:id="50"/>
              <w:r w:rsidRPr="002B56D9" w:rsidDel="009E1F2B">
                <w:rPr>
                  <w:rStyle w:val="CommentReference"/>
                  <w:rFonts w:ascii="Calibri" w:eastAsia="Times New Roman" w:hAnsi="Calibri" w:cs="Calibri"/>
                  <w:color w:val="000000"/>
                  <w:sz w:val="22"/>
                  <w:szCs w:val="22"/>
                </w:rPr>
                <w:commentReference w:id="50"/>
              </w:r>
            </w:del>
          </w:p>
        </w:tc>
        <w:tc>
          <w:tcPr>
            <w:tcW w:w="623" w:type="pct"/>
          </w:tcPr>
          <w:p w14:paraId="2C67E3FB"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7DFED584"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39D573C"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Deny access to this computer from the network</w:t>
            </w:r>
          </w:p>
        </w:tc>
        <w:tc>
          <w:tcPr>
            <w:tcW w:w="2743" w:type="pct"/>
            <w:noWrap/>
            <w:hideMark/>
          </w:tcPr>
          <w:p w14:paraId="26288093"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7AD950D4"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144000FD"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34521693"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Deny log on locally</w:t>
            </w:r>
          </w:p>
        </w:tc>
        <w:tc>
          <w:tcPr>
            <w:tcW w:w="2743" w:type="pct"/>
            <w:noWrap/>
            <w:hideMark/>
          </w:tcPr>
          <w:p w14:paraId="4C38D55A"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Guests</w:t>
            </w:r>
          </w:p>
        </w:tc>
        <w:tc>
          <w:tcPr>
            <w:tcW w:w="623" w:type="pct"/>
          </w:tcPr>
          <w:p w14:paraId="3B5DB044"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3F4900C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672AD0B"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Deny log on through Remote Desktop Services</w:t>
            </w:r>
          </w:p>
        </w:tc>
        <w:tc>
          <w:tcPr>
            <w:tcW w:w="2743" w:type="pct"/>
            <w:noWrap/>
            <w:hideMark/>
          </w:tcPr>
          <w:p w14:paraId="2865759C"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No One (blank)</w:t>
            </w:r>
          </w:p>
        </w:tc>
        <w:tc>
          <w:tcPr>
            <w:tcW w:w="623" w:type="pct"/>
          </w:tcPr>
          <w:p w14:paraId="575DA9D4"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0C9B1371"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EAFDF88"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Enable computer and user accounts to be trusted for delegation</w:t>
            </w:r>
          </w:p>
        </w:tc>
        <w:tc>
          <w:tcPr>
            <w:tcW w:w="2743" w:type="pct"/>
            <w:noWrap/>
            <w:hideMark/>
          </w:tcPr>
          <w:p w14:paraId="6C1F4D4E"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07E58E91"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521A02D0"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4458375"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Force shutdown from a remote system</w:t>
            </w:r>
          </w:p>
        </w:tc>
        <w:tc>
          <w:tcPr>
            <w:tcW w:w="2743" w:type="pct"/>
            <w:noWrap/>
          </w:tcPr>
          <w:p w14:paraId="69D0FC30" w14:textId="7D577F6B"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ins w:id="52" w:author="UAT" w:date="2019-07-21T08:15:00Z">
              <w:r>
                <w:rPr>
                  <w:rFonts w:ascii="Calibri" w:hAnsi="Calibri"/>
                </w:rPr>
                <w:t>Administrators</w:t>
              </w:r>
            </w:ins>
            <w:commentRangeStart w:id="53"/>
            <w:del w:id="54" w:author="UAT" w:date="2019-07-21T08:15:00Z">
              <w:r w:rsidDel="009E1F2B">
                <w:rPr>
                  <w:rFonts w:ascii="Calibri" w:hAnsi="Calibri"/>
                </w:rPr>
                <w:delText>Local Service, Network Service</w:delText>
              </w:r>
              <w:commentRangeEnd w:id="53"/>
              <w:r w:rsidRPr="002B56D9" w:rsidDel="009E1F2B">
                <w:rPr>
                  <w:rStyle w:val="CommentReference"/>
                  <w:rFonts w:ascii="Calibri" w:eastAsia="Times New Roman" w:hAnsi="Calibri" w:cs="Calibri"/>
                  <w:color w:val="000000"/>
                  <w:sz w:val="22"/>
                  <w:szCs w:val="22"/>
                </w:rPr>
                <w:commentReference w:id="53"/>
              </w:r>
            </w:del>
          </w:p>
        </w:tc>
        <w:tc>
          <w:tcPr>
            <w:tcW w:w="623" w:type="pct"/>
          </w:tcPr>
          <w:p w14:paraId="1167B1BB"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3B9F67B6"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EAC206"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Generate security audits</w:t>
            </w:r>
          </w:p>
        </w:tc>
        <w:tc>
          <w:tcPr>
            <w:tcW w:w="2743" w:type="pct"/>
            <w:noWrap/>
            <w:hideMark/>
          </w:tcPr>
          <w:p w14:paraId="2B223F91"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 SERVICE, Local Service, Network Service</w:t>
            </w:r>
          </w:p>
        </w:tc>
        <w:tc>
          <w:tcPr>
            <w:tcW w:w="623" w:type="pct"/>
          </w:tcPr>
          <w:p w14:paraId="5BED59EB"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65EA2E0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D5A74B3"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Impersonate a client after authentication</w:t>
            </w:r>
          </w:p>
        </w:tc>
        <w:tc>
          <w:tcPr>
            <w:tcW w:w="2743" w:type="pct"/>
            <w:noWrap/>
            <w:hideMark/>
          </w:tcPr>
          <w:p w14:paraId="423BF116"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09CAECA" w14:textId="77777777" w:rsidR="009E1F2B"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DF5D340"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63F4E104"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Increase scheduling priority</w:t>
            </w:r>
          </w:p>
        </w:tc>
        <w:tc>
          <w:tcPr>
            <w:tcW w:w="2743" w:type="pct"/>
            <w:noWrap/>
            <w:hideMark/>
          </w:tcPr>
          <w:p w14:paraId="446936D0"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136893AB"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0059FD03"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4AB606B5"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Load and unload device drivers</w:t>
            </w:r>
          </w:p>
        </w:tc>
        <w:tc>
          <w:tcPr>
            <w:tcW w:w="2743" w:type="pct"/>
            <w:noWrap/>
            <w:hideMark/>
          </w:tcPr>
          <w:p w14:paraId="442C1A08" w14:textId="5FEF25F8"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ins w:id="55" w:author="UAT" w:date="2019-07-21T08:15:00Z">
              <w:r>
                <w:rPr>
                  <w:rFonts w:ascii="Calibri" w:hAnsi="Calibri"/>
                </w:rPr>
                <w:t>Administrators</w:t>
              </w:r>
            </w:ins>
            <w:commentRangeStart w:id="56"/>
            <w:del w:id="57" w:author="UAT" w:date="2019-07-21T08:15:00Z">
              <w:r w:rsidDel="009E1F2B">
                <w:rPr>
                  <w:rFonts w:ascii="Calibri" w:hAnsi="Calibri"/>
                </w:rPr>
                <w:delText>No One (blank)</w:delText>
              </w:r>
              <w:commentRangeEnd w:id="56"/>
              <w:r w:rsidRPr="002B56D9" w:rsidDel="009E1F2B">
                <w:rPr>
                  <w:rStyle w:val="CommentReference"/>
                  <w:rFonts w:ascii="Calibri" w:eastAsia="Times New Roman" w:hAnsi="Calibri" w:cs="Calibri"/>
                  <w:color w:val="000000"/>
                  <w:sz w:val="22"/>
                  <w:szCs w:val="22"/>
                </w:rPr>
                <w:commentReference w:id="56"/>
              </w:r>
            </w:del>
          </w:p>
        </w:tc>
        <w:tc>
          <w:tcPr>
            <w:tcW w:w="623" w:type="pct"/>
          </w:tcPr>
          <w:p w14:paraId="6AEF7B4C"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62C1B95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174C0CDF"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Lock pages in memory</w:t>
            </w:r>
          </w:p>
        </w:tc>
        <w:tc>
          <w:tcPr>
            <w:tcW w:w="2743" w:type="pct"/>
            <w:noWrap/>
            <w:hideMark/>
          </w:tcPr>
          <w:p w14:paraId="5B968401"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852FD07"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6B87B55E"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3CF09A4C"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Manage auditing and security log</w:t>
            </w:r>
          </w:p>
        </w:tc>
        <w:tc>
          <w:tcPr>
            <w:tcW w:w="2743" w:type="pct"/>
            <w:noWrap/>
          </w:tcPr>
          <w:p w14:paraId="755C1EF6"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A1CBCE6" w14:textId="77777777" w:rsidR="009E1F2B"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77197B03"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045D3FA"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Modify firmware environment values</w:t>
            </w:r>
          </w:p>
        </w:tc>
        <w:tc>
          <w:tcPr>
            <w:tcW w:w="2743" w:type="pct"/>
            <w:noWrap/>
          </w:tcPr>
          <w:p w14:paraId="21E20F57"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78733732" w14:textId="77777777" w:rsidR="009E1F2B"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9E1F2B" w:rsidRPr="002B56D9" w14:paraId="4A1A72A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27911A0D"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Perform volume maintenance tasks</w:t>
            </w:r>
          </w:p>
        </w:tc>
        <w:tc>
          <w:tcPr>
            <w:tcW w:w="2743" w:type="pct"/>
            <w:noWrap/>
            <w:hideMark/>
          </w:tcPr>
          <w:p w14:paraId="04A13739"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37D038A9"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4548750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73AD408A"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lastRenderedPageBreak/>
              <w:t>Profile single process</w:t>
            </w:r>
          </w:p>
        </w:tc>
        <w:tc>
          <w:tcPr>
            <w:tcW w:w="2743" w:type="pct"/>
            <w:noWrap/>
            <w:hideMark/>
          </w:tcPr>
          <w:p w14:paraId="5891E019"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6F4F038F"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2D66D434"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634" w:type="pct"/>
            <w:noWrap/>
            <w:hideMark/>
          </w:tcPr>
          <w:p w14:paraId="07BEF6A6"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Restore files and directories</w:t>
            </w:r>
          </w:p>
        </w:tc>
        <w:tc>
          <w:tcPr>
            <w:tcW w:w="2743" w:type="pct"/>
            <w:noWrap/>
            <w:hideMark/>
          </w:tcPr>
          <w:p w14:paraId="4408F501"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Administrators</w:t>
            </w:r>
          </w:p>
        </w:tc>
        <w:tc>
          <w:tcPr>
            <w:tcW w:w="623" w:type="pct"/>
          </w:tcPr>
          <w:p w14:paraId="26ABF1C5" w14:textId="77777777" w:rsidR="009E1F2B" w:rsidRPr="002B56D9" w:rsidRDefault="009E1F2B" w:rsidP="009E1F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9E1F2B" w:rsidRPr="002B56D9" w14:paraId="3E896B6B"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4" w:type="pct"/>
            <w:noWrap/>
          </w:tcPr>
          <w:p w14:paraId="5CE7AD39" w14:textId="77777777" w:rsidR="009E1F2B" w:rsidRPr="00B175B0" w:rsidRDefault="009E1F2B" w:rsidP="009E1F2B">
            <w:pPr>
              <w:rPr>
                <w:rFonts w:ascii="Calibri" w:eastAsia="Times New Roman" w:hAnsi="Calibri" w:cs="Calibri"/>
                <w:b w:val="0"/>
                <w:color w:val="000000"/>
              </w:rPr>
            </w:pPr>
            <w:r w:rsidRPr="00B175B0">
              <w:rPr>
                <w:rFonts w:ascii="Calibri" w:hAnsi="Calibri"/>
                <w:b w:val="0"/>
              </w:rPr>
              <w:t>Take ownership of files or other objects</w:t>
            </w:r>
          </w:p>
        </w:tc>
        <w:tc>
          <w:tcPr>
            <w:tcW w:w="2743" w:type="pct"/>
            <w:noWrap/>
          </w:tcPr>
          <w:p w14:paraId="3EED57D9" w14:textId="5A4FD6E2"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commentRangeStart w:id="58"/>
            <w:del w:id="59" w:author="UAT" w:date="2019-07-21T08:16:00Z">
              <w:r w:rsidDel="00400552">
                <w:rPr>
                  <w:rFonts w:ascii="Calibri" w:hAnsi="Calibri"/>
                </w:rPr>
                <w:delText>Authenticated Users</w:delText>
              </w:r>
            </w:del>
            <w:r>
              <w:rPr>
                <w:rFonts w:ascii="Calibri" w:hAnsi="Calibri"/>
              </w:rPr>
              <w:t xml:space="preserve">, </w:t>
            </w:r>
            <w:commentRangeEnd w:id="58"/>
            <w:r>
              <w:rPr>
                <w:rStyle w:val="CommentReference"/>
                <w:rFonts w:ascii="Calibri" w:hAnsi="Calibri"/>
                <w:sz w:val="22"/>
                <w:szCs w:val="22"/>
              </w:rPr>
              <w:commentReference w:id="58"/>
            </w:r>
            <w:r>
              <w:rPr>
                <w:rFonts w:ascii="Calibri" w:hAnsi="Calibri"/>
              </w:rPr>
              <w:t>Administrators</w:t>
            </w:r>
          </w:p>
        </w:tc>
        <w:tc>
          <w:tcPr>
            <w:tcW w:w="623" w:type="pct"/>
          </w:tcPr>
          <w:p w14:paraId="324FE824" w14:textId="77777777" w:rsidR="009E1F2B" w:rsidRPr="002B56D9" w:rsidRDefault="009E1F2B" w:rsidP="009E1F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38EAC682" w14:textId="77777777" w:rsidR="00450478" w:rsidRDefault="00450478" w:rsidP="00450478">
      <w:pPr>
        <w:rPr>
          <w:color w:val="FF0000"/>
        </w:rPr>
      </w:pPr>
    </w:p>
    <w:p w14:paraId="21CE2C84" w14:textId="77777777" w:rsidR="00450478" w:rsidRDefault="00450478" w:rsidP="00450478">
      <w:pPr>
        <w:pStyle w:val="Heading1"/>
        <w:rPr>
          <w:b/>
        </w:rPr>
      </w:pPr>
      <w:bookmarkStart w:id="60" w:name="_Toc12531143"/>
      <w:bookmarkStart w:id="61" w:name="_Toc14502257"/>
      <w:r>
        <w:rPr>
          <w:b/>
        </w:rPr>
        <w:t>Windows Host Based Firewall Hardening Check List</w:t>
      </w:r>
      <w:bookmarkEnd w:id="60"/>
      <w:bookmarkEnd w:id="61"/>
      <w:r>
        <w:rPr>
          <w:b/>
        </w:rPr>
        <w:t xml:space="preserve"> </w:t>
      </w:r>
    </w:p>
    <w:p w14:paraId="7D8E7BC5" w14:textId="6D8649ED" w:rsidR="00450478" w:rsidRDefault="00450478" w:rsidP="00450478">
      <w:pPr>
        <w:jc w:val="both"/>
      </w:pPr>
      <w:r>
        <w:t xml:space="preserve">Below is the </w:t>
      </w:r>
      <w:r w:rsidR="001B28F4">
        <w:t xml:space="preserve">Domain </w:t>
      </w:r>
      <w:r w:rsidR="00962162">
        <w:t xml:space="preserve">Controller </w:t>
      </w:r>
      <w:r w:rsidR="00962162" w:rsidRPr="00362E80">
        <w:t>Host</w:t>
      </w:r>
      <w:r>
        <w:t xml:space="preserve"> Based Firewall Hardening </w:t>
      </w:r>
      <w:r w:rsidRPr="00910E42">
        <w:t>guideline</w:t>
      </w:r>
      <w:r>
        <w:t xml:space="preserve"> for all </w:t>
      </w:r>
      <w:r w:rsidR="001B28F4">
        <w:t xml:space="preserve">Domain Controller </w:t>
      </w:r>
      <w:r>
        <w:t xml:space="preserve"> Server in GIC Environment.</w:t>
      </w:r>
    </w:p>
    <w:tbl>
      <w:tblPr>
        <w:tblStyle w:val="GridTable4-Accent1"/>
        <w:tblW w:w="5000" w:type="pct"/>
        <w:tblLayout w:type="fixed"/>
        <w:tblLook w:val="04A0" w:firstRow="1" w:lastRow="0" w:firstColumn="1" w:lastColumn="0" w:noHBand="0" w:noVBand="1"/>
      </w:tblPr>
      <w:tblGrid>
        <w:gridCol w:w="2717"/>
        <w:gridCol w:w="2768"/>
        <w:gridCol w:w="2829"/>
        <w:gridCol w:w="1036"/>
      </w:tblGrid>
      <w:tr w:rsidR="00450478" w:rsidRPr="002B56D9" w14:paraId="3BE4767D" w14:textId="77777777" w:rsidTr="005565F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5E2F4121" w14:textId="77777777" w:rsidR="00450478" w:rsidRPr="00362E80" w:rsidRDefault="00450478" w:rsidP="005565FC">
            <w:pPr>
              <w:jc w:val="center"/>
              <w:rPr>
                <w:rFonts w:ascii="Calibri" w:eastAsia="Times New Roman" w:hAnsi="Calibri" w:cs="Calibri"/>
                <w:b w:val="0"/>
                <w:bCs w:val="0"/>
              </w:rPr>
            </w:pPr>
            <w:r w:rsidRPr="00362E80">
              <w:rPr>
                <w:rFonts w:ascii="Calibri" w:eastAsia="Times New Roman" w:hAnsi="Calibri" w:cs="Calibri"/>
                <w:b w:val="0"/>
                <w:bCs w:val="0"/>
              </w:rPr>
              <w:t>Policy Object</w:t>
            </w:r>
          </w:p>
        </w:tc>
        <w:tc>
          <w:tcPr>
            <w:tcW w:w="1480" w:type="pct"/>
            <w:noWrap/>
            <w:hideMark/>
          </w:tcPr>
          <w:p w14:paraId="55E285E6"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Applicable.</w:t>
            </w:r>
          </w:p>
        </w:tc>
        <w:tc>
          <w:tcPr>
            <w:tcW w:w="1513" w:type="pct"/>
          </w:tcPr>
          <w:p w14:paraId="6E37AC82"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Pr>
                <w:rFonts w:ascii="Calibri" w:eastAsia="Times New Roman" w:hAnsi="Calibri" w:cs="Calibri"/>
                <w:b w:val="0"/>
                <w:bCs w:val="0"/>
              </w:rPr>
              <w:t xml:space="preserve">State </w:t>
            </w:r>
          </w:p>
        </w:tc>
        <w:tc>
          <w:tcPr>
            <w:tcW w:w="554" w:type="pct"/>
          </w:tcPr>
          <w:p w14:paraId="68E1DCE7" w14:textId="77777777" w:rsidR="00450478" w:rsidRPr="00362E80" w:rsidRDefault="00450478" w:rsidP="005565F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62E80">
              <w:rPr>
                <w:rFonts w:ascii="Calibri" w:eastAsia="Times New Roman" w:hAnsi="Calibri" w:cs="Calibri"/>
                <w:b w:val="0"/>
                <w:bCs w:val="0"/>
              </w:rPr>
              <w:t>Yes/ No</w:t>
            </w:r>
          </w:p>
        </w:tc>
      </w:tr>
      <w:tr w:rsidR="00450478" w:rsidRPr="002B56D9" w14:paraId="4CC81E4A"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46A27AD1"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Domain Profile\State</w:t>
            </w:r>
          </w:p>
        </w:tc>
        <w:tc>
          <w:tcPr>
            <w:tcW w:w="1480" w:type="pct"/>
            <w:noWrap/>
            <w:vAlign w:val="bottom"/>
            <w:hideMark/>
          </w:tcPr>
          <w:p w14:paraId="624E82DC"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Firewall State</w:t>
            </w:r>
          </w:p>
        </w:tc>
        <w:tc>
          <w:tcPr>
            <w:tcW w:w="1513" w:type="pct"/>
            <w:vAlign w:val="bottom"/>
          </w:tcPr>
          <w:p w14:paraId="78FF1114"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On</w:t>
            </w:r>
          </w:p>
        </w:tc>
        <w:tc>
          <w:tcPr>
            <w:tcW w:w="554" w:type="pct"/>
          </w:tcPr>
          <w:p w14:paraId="6C3F2054"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8604117"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343EECC0"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Domain Profile\State</w:t>
            </w:r>
          </w:p>
        </w:tc>
        <w:tc>
          <w:tcPr>
            <w:tcW w:w="1480" w:type="pct"/>
            <w:noWrap/>
            <w:vAlign w:val="bottom"/>
            <w:hideMark/>
          </w:tcPr>
          <w:p w14:paraId="6D0D62D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Inbound Connections</w:t>
            </w:r>
          </w:p>
        </w:tc>
        <w:tc>
          <w:tcPr>
            <w:tcW w:w="1513" w:type="pct"/>
            <w:vAlign w:val="bottom"/>
          </w:tcPr>
          <w:p w14:paraId="359654FC"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Block</w:t>
            </w:r>
          </w:p>
        </w:tc>
        <w:tc>
          <w:tcPr>
            <w:tcW w:w="554" w:type="pct"/>
          </w:tcPr>
          <w:p w14:paraId="634710E6"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1F7F98EF"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5FADDAA8"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Domain Profile\State</w:t>
            </w:r>
          </w:p>
        </w:tc>
        <w:tc>
          <w:tcPr>
            <w:tcW w:w="1480" w:type="pct"/>
            <w:noWrap/>
            <w:vAlign w:val="bottom"/>
            <w:hideMark/>
          </w:tcPr>
          <w:p w14:paraId="2BAA4DED"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Outbound Connections</w:t>
            </w:r>
          </w:p>
        </w:tc>
        <w:tc>
          <w:tcPr>
            <w:tcW w:w="1513" w:type="pct"/>
            <w:vAlign w:val="bottom"/>
          </w:tcPr>
          <w:p w14:paraId="3F7C5058"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Allow</w:t>
            </w:r>
          </w:p>
        </w:tc>
        <w:tc>
          <w:tcPr>
            <w:tcW w:w="554" w:type="pct"/>
          </w:tcPr>
          <w:p w14:paraId="1F23123E"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76DA57BF"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7D1ADC71"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Private Profile\State</w:t>
            </w:r>
          </w:p>
        </w:tc>
        <w:tc>
          <w:tcPr>
            <w:tcW w:w="1480" w:type="pct"/>
            <w:noWrap/>
            <w:vAlign w:val="bottom"/>
            <w:hideMark/>
          </w:tcPr>
          <w:p w14:paraId="0A87D02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Firewall State</w:t>
            </w:r>
          </w:p>
        </w:tc>
        <w:tc>
          <w:tcPr>
            <w:tcW w:w="1513" w:type="pct"/>
            <w:vAlign w:val="bottom"/>
          </w:tcPr>
          <w:p w14:paraId="1749B181"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On</w:t>
            </w:r>
          </w:p>
        </w:tc>
        <w:tc>
          <w:tcPr>
            <w:tcW w:w="554" w:type="pct"/>
          </w:tcPr>
          <w:p w14:paraId="012B57F7" w14:textId="77777777" w:rsidR="00450478" w:rsidRPr="007053DA"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450478" w:rsidRPr="002B56D9" w14:paraId="78569272"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3165435C"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Private Profile\State</w:t>
            </w:r>
          </w:p>
        </w:tc>
        <w:tc>
          <w:tcPr>
            <w:tcW w:w="1480" w:type="pct"/>
            <w:noWrap/>
            <w:vAlign w:val="bottom"/>
            <w:hideMark/>
          </w:tcPr>
          <w:p w14:paraId="14D5E0F0"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Inbound Connections</w:t>
            </w:r>
          </w:p>
        </w:tc>
        <w:tc>
          <w:tcPr>
            <w:tcW w:w="1513" w:type="pct"/>
            <w:vAlign w:val="bottom"/>
          </w:tcPr>
          <w:p w14:paraId="6C2319B9"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Block</w:t>
            </w:r>
          </w:p>
        </w:tc>
        <w:tc>
          <w:tcPr>
            <w:tcW w:w="554" w:type="pct"/>
          </w:tcPr>
          <w:p w14:paraId="199EB370"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56682C48"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2C3D198C"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Private Profile\State</w:t>
            </w:r>
          </w:p>
        </w:tc>
        <w:tc>
          <w:tcPr>
            <w:tcW w:w="1480" w:type="pct"/>
            <w:noWrap/>
            <w:vAlign w:val="bottom"/>
            <w:hideMark/>
          </w:tcPr>
          <w:p w14:paraId="3F09ECB2"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Outbound Connections</w:t>
            </w:r>
          </w:p>
        </w:tc>
        <w:tc>
          <w:tcPr>
            <w:tcW w:w="1513" w:type="pct"/>
            <w:vAlign w:val="bottom"/>
          </w:tcPr>
          <w:p w14:paraId="7ACA4486"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Allow</w:t>
            </w:r>
          </w:p>
        </w:tc>
        <w:tc>
          <w:tcPr>
            <w:tcW w:w="554" w:type="pct"/>
          </w:tcPr>
          <w:p w14:paraId="3CB3BD0B" w14:textId="77777777" w:rsidR="00450478" w:rsidRPr="002B56D9"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61E15AB5"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tcPr>
          <w:p w14:paraId="7577A576" w14:textId="77777777" w:rsidR="00450478" w:rsidRPr="00B175B0" w:rsidRDefault="00450478" w:rsidP="005565FC">
            <w:pPr>
              <w:rPr>
                <w:rFonts w:ascii="Calibri" w:hAnsi="Calibri"/>
                <w:b w:val="0"/>
              </w:rPr>
            </w:pPr>
            <w:r w:rsidRPr="008D4CC2">
              <w:rPr>
                <w:rFonts w:ascii="Calibri" w:hAnsi="Calibri"/>
                <w:b w:val="0"/>
              </w:rPr>
              <w:t>Public Profile\State</w:t>
            </w:r>
          </w:p>
        </w:tc>
        <w:tc>
          <w:tcPr>
            <w:tcW w:w="1480" w:type="pct"/>
            <w:noWrap/>
            <w:vAlign w:val="bottom"/>
          </w:tcPr>
          <w:p w14:paraId="0A13A1DF"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hAnsi="Calibri"/>
              </w:rPr>
            </w:pPr>
            <w:r>
              <w:rPr>
                <w:rFonts w:ascii="Calibri" w:hAnsi="Calibri"/>
              </w:rPr>
              <w:t>Firewall State</w:t>
            </w:r>
          </w:p>
        </w:tc>
        <w:tc>
          <w:tcPr>
            <w:tcW w:w="1513" w:type="pct"/>
            <w:vAlign w:val="bottom"/>
          </w:tcPr>
          <w:p w14:paraId="2E35A12F"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On</w:t>
            </w:r>
          </w:p>
        </w:tc>
        <w:tc>
          <w:tcPr>
            <w:tcW w:w="554" w:type="pct"/>
          </w:tcPr>
          <w:p w14:paraId="5A755240"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B78D7E4" w14:textId="77777777" w:rsidTr="005565FC">
        <w:trPr>
          <w:trHeight w:val="288"/>
        </w:trPr>
        <w:tc>
          <w:tcPr>
            <w:cnfStyle w:val="001000000000" w:firstRow="0" w:lastRow="0" w:firstColumn="1" w:lastColumn="0" w:oddVBand="0" w:evenVBand="0" w:oddHBand="0" w:evenHBand="0" w:firstRowFirstColumn="0" w:firstRowLastColumn="0" w:lastRowFirstColumn="0" w:lastRowLastColumn="0"/>
            <w:tcW w:w="1453" w:type="pct"/>
            <w:noWrap/>
          </w:tcPr>
          <w:p w14:paraId="1D61BC74" w14:textId="77777777" w:rsidR="00450478" w:rsidRPr="00B175B0" w:rsidRDefault="00450478" w:rsidP="005565FC">
            <w:pPr>
              <w:rPr>
                <w:rFonts w:ascii="Calibri" w:hAnsi="Calibri"/>
                <w:b w:val="0"/>
              </w:rPr>
            </w:pPr>
            <w:r w:rsidRPr="008D4CC2">
              <w:rPr>
                <w:rFonts w:ascii="Calibri" w:hAnsi="Calibri"/>
                <w:b w:val="0"/>
              </w:rPr>
              <w:t>Public Profile\State</w:t>
            </w:r>
          </w:p>
        </w:tc>
        <w:tc>
          <w:tcPr>
            <w:tcW w:w="1480" w:type="pct"/>
            <w:noWrap/>
            <w:vAlign w:val="bottom"/>
          </w:tcPr>
          <w:p w14:paraId="49877ACB"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hAnsi="Calibri"/>
              </w:rPr>
            </w:pPr>
            <w:r>
              <w:rPr>
                <w:rFonts w:ascii="Calibri" w:hAnsi="Calibri"/>
              </w:rPr>
              <w:t>Inbound Connections</w:t>
            </w:r>
          </w:p>
        </w:tc>
        <w:tc>
          <w:tcPr>
            <w:tcW w:w="1513" w:type="pct"/>
            <w:vAlign w:val="bottom"/>
          </w:tcPr>
          <w:p w14:paraId="6D7E909D"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hAnsi="Calibri"/>
              </w:rPr>
              <w:t>Block</w:t>
            </w:r>
          </w:p>
        </w:tc>
        <w:tc>
          <w:tcPr>
            <w:tcW w:w="554" w:type="pct"/>
          </w:tcPr>
          <w:p w14:paraId="2B7ED331" w14:textId="77777777" w:rsidR="00450478" w:rsidRDefault="00450478" w:rsidP="005565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50478" w:rsidRPr="002B56D9" w14:paraId="3ACE57C5" w14:textId="77777777" w:rsidTr="005565F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53" w:type="pct"/>
            <w:noWrap/>
            <w:hideMark/>
          </w:tcPr>
          <w:p w14:paraId="25FF1E8C" w14:textId="77777777" w:rsidR="00450478" w:rsidRPr="00B175B0" w:rsidRDefault="00450478" w:rsidP="005565FC">
            <w:pPr>
              <w:rPr>
                <w:rFonts w:ascii="Calibri" w:eastAsia="Times New Roman" w:hAnsi="Calibri" w:cs="Calibri"/>
                <w:b w:val="0"/>
                <w:color w:val="000000"/>
              </w:rPr>
            </w:pPr>
            <w:r w:rsidRPr="008D4CC2">
              <w:rPr>
                <w:rFonts w:ascii="Calibri" w:hAnsi="Calibri"/>
                <w:b w:val="0"/>
              </w:rPr>
              <w:t>Public Profile\State</w:t>
            </w:r>
          </w:p>
        </w:tc>
        <w:tc>
          <w:tcPr>
            <w:tcW w:w="1480" w:type="pct"/>
            <w:noWrap/>
            <w:vAlign w:val="bottom"/>
            <w:hideMark/>
          </w:tcPr>
          <w:p w14:paraId="474396BC"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Outbound Connections</w:t>
            </w:r>
          </w:p>
        </w:tc>
        <w:tc>
          <w:tcPr>
            <w:tcW w:w="1513" w:type="pct"/>
            <w:vAlign w:val="bottom"/>
          </w:tcPr>
          <w:p w14:paraId="06FA74C8" w14:textId="77777777" w:rsidR="00450478"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hAnsi="Calibri"/>
              </w:rPr>
              <w:t>Allow</w:t>
            </w:r>
          </w:p>
        </w:tc>
        <w:tc>
          <w:tcPr>
            <w:tcW w:w="554" w:type="pct"/>
          </w:tcPr>
          <w:p w14:paraId="515EBEE6" w14:textId="77777777" w:rsidR="00450478" w:rsidRPr="002B56D9" w:rsidRDefault="00450478" w:rsidP="005565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3AA8EE90" w14:textId="7D5148A8" w:rsidR="00070CEB" w:rsidRDefault="00070CEB" w:rsidP="00450478">
      <w:pPr>
        <w:rPr>
          <w:color w:val="FF0000"/>
        </w:rPr>
      </w:pPr>
      <w:r>
        <w:rPr>
          <w:noProof/>
          <w:color w:val="FF0000"/>
        </w:rPr>
        <w:drawing>
          <wp:inline distT="0" distB="0" distL="0" distR="0" wp14:anchorId="676D45F1" wp14:editId="4439ED4C">
            <wp:extent cx="5943600" cy="879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79475"/>
                    </a:xfrm>
                    <a:prstGeom prst="rect">
                      <a:avLst/>
                    </a:prstGeom>
                    <a:noFill/>
                    <a:ln>
                      <a:noFill/>
                    </a:ln>
                  </pic:spPr>
                </pic:pic>
              </a:graphicData>
            </a:graphic>
          </wp:inline>
        </w:drawing>
      </w:r>
    </w:p>
    <w:p w14:paraId="1909EEB8" w14:textId="325D633F" w:rsidR="00450478" w:rsidRDefault="00537A84" w:rsidP="00450478">
      <w:pPr>
        <w:rPr>
          <w:color w:val="FF0000"/>
        </w:rPr>
      </w:pPr>
      <w:r>
        <w:rPr>
          <w:color w:val="FF0000"/>
        </w:rPr>
        <w:t xml:space="preserve">List of all the Ports Filtering Configured </w:t>
      </w:r>
    </w:p>
    <w:p w14:paraId="5AF1EE00" w14:textId="755CF506" w:rsidR="00537A84" w:rsidRDefault="00537A84" w:rsidP="00450478">
      <w:pPr>
        <w:rPr>
          <w:color w:val="FF0000"/>
        </w:rPr>
      </w:pPr>
      <w:r>
        <w:rPr>
          <w:noProof/>
          <w:color w:val="FF0000"/>
        </w:rPr>
        <w:lastRenderedPageBreak/>
        <w:drawing>
          <wp:inline distT="0" distB="0" distL="0" distR="0" wp14:anchorId="609D53EB" wp14:editId="4D89F802">
            <wp:extent cx="5327638" cy="3402623"/>
            <wp:effectExtent l="0" t="0" r="698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6002" cy="3407965"/>
                    </a:xfrm>
                    <a:prstGeom prst="rect">
                      <a:avLst/>
                    </a:prstGeom>
                    <a:noFill/>
                    <a:ln>
                      <a:noFill/>
                    </a:ln>
                  </pic:spPr>
                </pic:pic>
              </a:graphicData>
            </a:graphic>
          </wp:inline>
        </w:drawing>
      </w:r>
    </w:p>
    <w:p w14:paraId="0C4C3235" w14:textId="77777777" w:rsidR="003247A8" w:rsidRDefault="003247A8" w:rsidP="00450478">
      <w:pPr>
        <w:rPr>
          <w:color w:val="FF0000"/>
        </w:rPr>
      </w:pPr>
    </w:p>
    <w:p w14:paraId="0A30ECB5" w14:textId="2C09BAB3" w:rsidR="00537A84" w:rsidRDefault="00537A84" w:rsidP="00450478">
      <w:pPr>
        <w:rPr>
          <w:color w:val="FF0000"/>
        </w:rPr>
      </w:pPr>
      <w:commentRangeStart w:id="62"/>
      <w:r>
        <w:rPr>
          <w:color w:val="FF0000"/>
        </w:rPr>
        <w:t xml:space="preserve">List of All Rules configured </w:t>
      </w:r>
      <w:commentRangeEnd w:id="62"/>
      <w:r w:rsidR="00962162">
        <w:rPr>
          <w:rStyle w:val="CommentReference"/>
          <w:color w:val="FF0000"/>
          <w:sz w:val="22"/>
          <w:szCs w:val="22"/>
        </w:rPr>
        <w:commentReference w:id="62"/>
      </w:r>
    </w:p>
    <w:p w14:paraId="2749F742" w14:textId="29090F05" w:rsidR="00537A84" w:rsidRDefault="00537A84" w:rsidP="00450478">
      <w:pPr>
        <w:rPr>
          <w:ins w:id="63" w:author="UAT" w:date="2019-07-21T09:26:00Z"/>
          <w:color w:val="FF0000"/>
        </w:rPr>
      </w:pPr>
      <w:del w:id="64" w:author="UAT" w:date="2019-07-21T09:25:00Z">
        <w:r w:rsidDel="00CF3DB3">
          <w:rPr>
            <w:noProof/>
          </w:rPr>
          <w:drawing>
            <wp:inline distT="0" distB="0" distL="0" distR="0" wp14:anchorId="28252B81" wp14:editId="6555D63F">
              <wp:extent cx="5943600" cy="35026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502660"/>
                      </a:xfrm>
                      <a:prstGeom prst="rect">
                        <a:avLst/>
                      </a:prstGeom>
                    </pic:spPr>
                  </pic:pic>
                </a:graphicData>
              </a:graphic>
            </wp:inline>
          </w:drawing>
        </w:r>
      </w:del>
    </w:p>
    <w:p w14:paraId="5B920E61" w14:textId="6A4DCDBF" w:rsidR="00CF3DB3" w:rsidRDefault="00CF3DB3" w:rsidP="00450478">
      <w:pPr>
        <w:rPr>
          <w:color w:val="FF0000"/>
        </w:rPr>
      </w:pPr>
      <w:ins w:id="65" w:author="UAT" w:date="2019-07-21T09:26:00Z">
        <w:r>
          <w:rPr>
            <w:noProof/>
          </w:rPr>
          <w:drawing>
            <wp:inline distT="0" distB="0" distL="0" distR="0" wp14:anchorId="49840834" wp14:editId="2BF7C17F">
              <wp:extent cx="5943600" cy="25558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ins>
    </w:p>
    <w:p w14:paraId="24E9EC98" w14:textId="3D264F6C" w:rsidR="00962162" w:rsidRDefault="00962162" w:rsidP="00450478">
      <w:pPr>
        <w:rPr>
          <w:color w:val="FF0000"/>
        </w:rPr>
      </w:pPr>
    </w:p>
    <w:p w14:paraId="6AD1EE6E" w14:textId="3E372C89" w:rsidR="00450478" w:rsidRDefault="002E64C8">
      <w:pPr>
        <w:rPr>
          <w:color w:val="FF0000"/>
        </w:rPr>
      </w:pPr>
      <w:r>
        <w:rPr>
          <w:color w:val="FF0000"/>
        </w:rPr>
        <w:t>The Port Query Result</w:t>
      </w:r>
    </w:p>
    <w:p w14:paraId="65B452D1" w14:textId="51DA0DF7" w:rsidR="002E64C8" w:rsidRDefault="002E64C8">
      <w:pPr>
        <w:rPr>
          <w:color w:val="FF0000"/>
        </w:rPr>
      </w:pPr>
      <w:r>
        <w:rPr>
          <w:noProof/>
        </w:rPr>
        <w:lastRenderedPageBreak/>
        <w:drawing>
          <wp:inline distT="0" distB="0" distL="0" distR="0" wp14:anchorId="3556A81B" wp14:editId="5CDED63D">
            <wp:extent cx="5943600" cy="1889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889760"/>
                    </a:xfrm>
                    <a:prstGeom prst="rect">
                      <a:avLst/>
                    </a:prstGeom>
                  </pic:spPr>
                </pic:pic>
              </a:graphicData>
            </a:graphic>
          </wp:inline>
        </w:drawing>
      </w:r>
    </w:p>
    <w:p w14:paraId="3B3FA3A5" w14:textId="6D358BD4" w:rsidR="00DA1CF5" w:rsidRPr="00E80A16" w:rsidRDefault="00AB6347" w:rsidP="005527BD">
      <w:pPr>
        <w:pStyle w:val="Heading1"/>
        <w:rPr>
          <w:b/>
        </w:rPr>
      </w:pPr>
      <w:bookmarkStart w:id="66" w:name="_Toc14502258"/>
      <w:r w:rsidRPr="00E80A16">
        <w:rPr>
          <w:b/>
        </w:rPr>
        <w:t xml:space="preserve">Account Policies </w:t>
      </w:r>
      <w:r w:rsidR="00E80A16" w:rsidRPr="00E80A16">
        <w:rPr>
          <w:b/>
        </w:rPr>
        <w:t xml:space="preserve">Hardening Check List </w:t>
      </w:r>
      <w:r w:rsidRPr="00E80A16">
        <w:rPr>
          <w:b/>
        </w:rPr>
        <w:t xml:space="preserve">for </w:t>
      </w:r>
      <w:r w:rsidR="00443433" w:rsidRPr="00E80A16">
        <w:rPr>
          <w:b/>
        </w:rPr>
        <w:t>GIC</w:t>
      </w:r>
      <w:r w:rsidRPr="00E80A16">
        <w:rPr>
          <w:b/>
        </w:rPr>
        <w:t>.</w:t>
      </w:r>
      <w:bookmarkEnd w:id="66"/>
    </w:p>
    <w:p w14:paraId="200D9462" w14:textId="4717FDA1" w:rsidR="00E80A16" w:rsidRDefault="00E80A16" w:rsidP="00E80A16">
      <w:pPr>
        <w:jc w:val="both"/>
      </w:pPr>
      <w:r>
        <w:t xml:space="preserve">Below is the General Account Policies </w:t>
      </w:r>
      <w:r>
        <w:rPr>
          <w:b/>
        </w:rPr>
        <w:t>Hardening</w:t>
      </w:r>
      <w:r>
        <w:t xml:space="preserve"> guideline for </w:t>
      </w:r>
      <w:r w:rsidR="00450478">
        <w:t xml:space="preserve">Domain </w:t>
      </w:r>
      <w:r w:rsidR="00AC7AC7">
        <w:t xml:space="preserve"> Control Server </w:t>
      </w:r>
      <w:r w:rsidR="0041692E">
        <w:t xml:space="preserve"> in</w:t>
      </w:r>
      <w:r>
        <w:t xml:space="preserve"> GIC Environment.</w:t>
      </w:r>
    </w:p>
    <w:p w14:paraId="7EAD9B5F" w14:textId="35904853" w:rsidR="00E80A16" w:rsidRPr="00E80A16" w:rsidRDefault="001872B3" w:rsidP="00976E47">
      <w:pPr>
        <w:pStyle w:val="Heading5"/>
        <w:numPr>
          <w:ilvl w:val="0"/>
          <w:numId w:val="2"/>
        </w:numPr>
      </w:pPr>
      <w:r>
        <w:t>Password Policy:</w:t>
      </w:r>
    </w:p>
    <w:tbl>
      <w:tblPr>
        <w:tblStyle w:val="GridTable4-Accent1"/>
        <w:tblW w:w="9355" w:type="dxa"/>
        <w:tblLayout w:type="fixed"/>
        <w:tblLook w:val="04A0" w:firstRow="1" w:lastRow="0" w:firstColumn="1" w:lastColumn="0" w:noHBand="0" w:noVBand="1"/>
      </w:tblPr>
      <w:tblGrid>
        <w:gridCol w:w="1705"/>
        <w:gridCol w:w="5670"/>
        <w:gridCol w:w="990"/>
        <w:gridCol w:w="990"/>
      </w:tblGrid>
      <w:tr w:rsidR="001B28F4" w:rsidRPr="00224A9B" w14:paraId="3DEFD633" w14:textId="77777777" w:rsidTr="005565FC">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05" w:type="dxa"/>
            <w:hideMark/>
          </w:tcPr>
          <w:p w14:paraId="00710BCC" w14:textId="77777777" w:rsidR="001B28F4" w:rsidRPr="00C60B01" w:rsidRDefault="001B28F4" w:rsidP="005565FC">
            <w:pPr>
              <w:ind w:firstLineChars="100" w:firstLine="24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Topic</w:t>
            </w:r>
          </w:p>
        </w:tc>
        <w:tc>
          <w:tcPr>
            <w:tcW w:w="5670" w:type="dxa"/>
            <w:hideMark/>
          </w:tcPr>
          <w:p w14:paraId="0BDE4171" w14:textId="77777777" w:rsidR="001B28F4" w:rsidRPr="00C60B01" w:rsidRDefault="001B28F4" w:rsidP="005565FC">
            <w:pPr>
              <w:ind w:firstLineChars="100" w:firstLine="240"/>
              <w:cnfStyle w:val="100000000000" w:firstRow="1" w:lastRow="0" w:firstColumn="0" w:lastColumn="0" w:oddVBand="0" w:evenVBand="0" w:oddHBand="0" w:evenHBand="0" w:firstRowFirstColumn="0" w:firstRowLastColumn="0" w:lastRowFirstColumn="0" w:lastRowLastColumn="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 Description</w:t>
            </w:r>
          </w:p>
        </w:tc>
        <w:tc>
          <w:tcPr>
            <w:tcW w:w="990" w:type="dxa"/>
            <w:noWrap/>
            <w:hideMark/>
          </w:tcPr>
          <w:p w14:paraId="68814598" w14:textId="77777777" w:rsidR="001B28F4" w:rsidRPr="00C60B01" w:rsidRDefault="001B28F4" w:rsidP="005565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Policy</w:t>
            </w:r>
          </w:p>
        </w:tc>
        <w:tc>
          <w:tcPr>
            <w:tcW w:w="990" w:type="dxa"/>
          </w:tcPr>
          <w:p w14:paraId="4257D0BE" w14:textId="77777777" w:rsidR="001B28F4" w:rsidRPr="00C60B01" w:rsidRDefault="001B28F4" w:rsidP="005565F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Yes/NO</w:t>
            </w:r>
          </w:p>
        </w:tc>
      </w:tr>
      <w:tr w:rsidR="001B28F4" w:rsidRPr="00224A9B" w14:paraId="62BF1C69"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4F93FD0"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Enforce password history</w:t>
            </w:r>
          </w:p>
        </w:tc>
        <w:tc>
          <w:tcPr>
            <w:tcW w:w="5670" w:type="dxa"/>
            <w:hideMark/>
          </w:tcPr>
          <w:p w14:paraId="5911EDDF"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Enforce password history security policy setting.</w:t>
            </w:r>
          </w:p>
        </w:tc>
        <w:tc>
          <w:tcPr>
            <w:tcW w:w="990" w:type="dxa"/>
            <w:noWrap/>
            <w:hideMark/>
          </w:tcPr>
          <w:p w14:paraId="1FDF5FA7"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24</w:t>
            </w:r>
          </w:p>
        </w:tc>
        <w:tc>
          <w:tcPr>
            <w:tcW w:w="990" w:type="dxa"/>
          </w:tcPr>
          <w:p w14:paraId="576542C3"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45B15C71"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8B1E5B9"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Maximum password age</w:t>
            </w:r>
          </w:p>
        </w:tc>
        <w:tc>
          <w:tcPr>
            <w:tcW w:w="5670" w:type="dxa"/>
            <w:hideMark/>
          </w:tcPr>
          <w:p w14:paraId="3BC6D488"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Maximum password age security policy setting.</w:t>
            </w:r>
          </w:p>
        </w:tc>
        <w:tc>
          <w:tcPr>
            <w:tcW w:w="990" w:type="dxa"/>
            <w:noWrap/>
            <w:hideMark/>
          </w:tcPr>
          <w:p w14:paraId="55D43594"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6</w:t>
            </w:r>
            <w:r w:rsidRPr="00224A9B">
              <w:rPr>
                <w:rFonts w:ascii="Calibri" w:eastAsia="Times New Roman" w:hAnsi="Calibri" w:cs="Calibri"/>
                <w:color w:val="000000"/>
              </w:rPr>
              <w:t>0 Days</w:t>
            </w:r>
          </w:p>
        </w:tc>
        <w:tc>
          <w:tcPr>
            <w:tcW w:w="990" w:type="dxa"/>
          </w:tcPr>
          <w:p w14:paraId="4918563E"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4777AB7E"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03445AD"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Minimum password age</w:t>
            </w:r>
          </w:p>
        </w:tc>
        <w:tc>
          <w:tcPr>
            <w:tcW w:w="5670" w:type="dxa"/>
            <w:hideMark/>
          </w:tcPr>
          <w:p w14:paraId="3061C388"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Minimum password age security policy setting.</w:t>
            </w:r>
          </w:p>
        </w:tc>
        <w:tc>
          <w:tcPr>
            <w:tcW w:w="990" w:type="dxa"/>
            <w:noWrap/>
            <w:hideMark/>
          </w:tcPr>
          <w:p w14:paraId="31970F66"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commentRangeStart w:id="67"/>
            <w:r w:rsidRPr="00224A9B">
              <w:rPr>
                <w:rFonts w:ascii="Calibri" w:eastAsia="Times New Roman" w:hAnsi="Calibri" w:cs="Calibri"/>
                <w:color w:val="000000"/>
              </w:rPr>
              <w:t>10 Days</w:t>
            </w:r>
            <w:commentRangeEnd w:id="67"/>
            <w:r w:rsidR="0052506C" w:rsidRPr="00224A9B">
              <w:rPr>
                <w:rStyle w:val="CommentReference"/>
                <w:rFonts w:ascii="Calibri" w:eastAsia="Times New Roman" w:hAnsi="Calibri" w:cs="Calibri"/>
                <w:color w:val="000000"/>
                <w:sz w:val="22"/>
                <w:szCs w:val="22"/>
              </w:rPr>
              <w:commentReference w:id="67"/>
            </w:r>
          </w:p>
        </w:tc>
        <w:tc>
          <w:tcPr>
            <w:tcW w:w="990" w:type="dxa"/>
          </w:tcPr>
          <w:p w14:paraId="0B36917A"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1C227280"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54FAE720"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Minimum password length</w:t>
            </w:r>
          </w:p>
        </w:tc>
        <w:tc>
          <w:tcPr>
            <w:tcW w:w="5670" w:type="dxa"/>
            <w:hideMark/>
          </w:tcPr>
          <w:p w14:paraId="3881951C"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policy management, and security considerations for the Minimum password length security policy setting.</w:t>
            </w:r>
          </w:p>
        </w:tc>
        <w:tc>
          <w:tcPr>
            <w:tcW w:w="990" w:type="dxa"/>
            <w:noWrap/>
            <w:hideMark/>
          </w:tcPr>
          <w:p w14:paraId="5E422EE2"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68"/>
            <w:r>
              <w:rPr>
                <w:rFonts w:ascii="Calibri" w:eastAsia="Times New Roman" w:hAnsi="Calibri" w:cs="Calibri"/>
                <w:color w:val="000000"/>
              </w:rPr>
              <w:t xml:space="preserve">8 </w:t>
            </w:r>
            <w:r w:rsidRPr="00224A9B">
              <w:rPr>
                <w:rFonts w:ascii="Calibri" w:eastAsia="Times New Roman" w:hAnsi="Calibri" w:cs="Calibri"/>
                <w:color w:val="000000"/>
              </w:rPr>
              <w:t xml:space="preserve">Character </w:t>
            </w:r>
            <w:commentRangeEnd w:id="68"/>
            <w:r w:rsidR="00A77221" w:rsidRPr="00224A9B">
              <w:rPr>
                <w:rStyle w:val="CommentReference"/>
                <w:rFonts w:ascii="Calibri" w:eastAsia="Times New Roman" w:hAnsi="Calibri" w:cs="Calibri"/>
                <w:color w:val="000000"/>
                <w:sz w:val="22"/>
                <w:szCs w:val="22"/>
              </w:rPr>
              <w:commentReference w:id="68"/>
            </w:r>
          </w:p>
        </w:tc>
        <w:tc>
          <w:tcPr>
            <w:tcW w:w="990" w:type="dxa"/>
          </w:tcPr>
          <w:p w14:paraId="2C0D7A88"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5249AEBB" w14:textId="77777777" w:rsidTr="005565F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708F49BA"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Password must meet complexity requirements</w:t>
            </w:r>
          </w:p>
        </w:tc>
        <w:tc>
          <w:tcPr>
            <w:tcW w:w="5670" w:type="dxa"/>
            <w:hideMark/>
          </w:tcPr>
          <w:p w14:paraId="440C4B5F" w14:textId="77777777" w:rsidR="001B28F4" w:rsidRPr="0041692E" w:rsidRDefault="001B28F4" w:rsidP="005565FC">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Password must meet complexity requirements security policy setting.</w:t>
            </w:r>
          </w:p>
        </w:tc>
        <w:tc>
          <w:tcPr>
            <w:tcW w:w="990" w:type="dxa"/>
            <w:noWrap/>
            <w:hideMark/>
          </w:tcPr>
          <w:p w14:paraId="26B45D72" w14:textId="77777777" w:rsidR="001B28F4" w:rsidRPr="00AD10B7"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AD10B7">
              <w:rPr>
                <w:rFonts w:ascii="Calibri" w:eastAsia="Times New Roman" w:hAnsi="Calibri" w:cs="Calibri"/>
                <w:color w:val="000000"/>
                <w:sz w:val="18"/>
              </w:rPr>
              <w:t>Alpha Numeric, Uppercase, Lowercase, Numeric and symbols.</w:t>
            </w:r>
          </w:p>
        </w:tc>
        <w:tc>
          <w:tcPr>
            <w:tcW w:w="990" w:type="dxa"/>
          </w:tcPr>
          <w:p w14:paraId="7071A166" w14:textId="77777777" w:rsidR="001B28F4" w:rsidRPr="00224A9B" w:rsidRDefault="001B28F4" w:rsidP="005565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1B28F4" w:rsidRPr="00224A9B" w14:paraId="754FBF00" w14:textId="77777777" w:rsidTr="005565FC">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6FC10C54" w14:textId="77777777" w:rsidR="001B28F4" w:rsidRPr="00224A9B" w:rsidRDefault="001B28F4" w:rsidP="005565FC">
            <w:pPr>
              <w:rPr>
                <w:rFonts w:ascii="Calibri" w:eastAsia="Times New Roman" w:hAnsi="Calibri" w:cs="Calibri"/>
                <w:color w:val="000000"/>
              </w:rPr>
            </w:pPr>
            <w:r w:rsidRPr="00224A9B">
              <w:rPr>
                <w:rFonts w:ascii="Calibri" w:eastAsia="Times New Roman" w:hAnsi="Calibri" w:cs="Calibri"/>
                <w:color w:val="000000"/>
              </w:rPr>
              <w:t>Store passwords using reversible encryption</w:t>
            </w:r>
          </w:p>
        </w:tc>
        <w:tc>
          <w:tcPr>
            <w:tcW w:w="5670" w:type="dxa"/>
            <w:hideMark/>
          </w:tcPr>
          <w:p w14:paraId="5C02EEE5" w14:textId="77777777" w:rsidR="001B28F4" w:rsidRPr="0041692E" w:rsidRDefault="001B28F4" w:rsidP="005565FC">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Store passwords using reversible encryption security policy setting.</w:t>
            </w:r>
          </w:p>
        </w:tc>
        <w:tc>
          <w:tcPr>
            <w:tcW w:w="990" w:type="dxa"/>
            <w:noWrap/>
            <w:hideMark/>
          </w:tcPr>
          <w:p w14:paraId="7793B51C"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commentRangeStart w:id="69"/>
            <w:r w:rsidRPr="00224A9B">
              <w:rPr>
                <w:rFonts w:ascii="Calibri" w:eastAsia="Times New Roman" w:hAnsi="Calibri" w:cs="Calibri"/>
                <w:color w:val="000000"/>
              </w:rPr>
              <w:t>Enabled</w:t>
            </w:r>
            <w:commentRangeEnd w:id="69"/>
            <w:r w:rsidR="00A77221" w:rsidRPr="00224A9B">
              <w:rPr>
                <w:rStyle w:val="CommentReference"/>
                <w:rFonts w:ascii="Calibri" w:eastAsia="Times New Roman" w:hAnsi="Calibri" w:cs="Calibri"/>
                <w:color w:val="000000"/>
                <w:sz w:val="22"/>
                <w:szCs w:val="22"/>
              </w:rPr>
              <w:commentReference w:id="69"/>
            </w:r>
          </w:p>
        </w:tc>
        <w:tc>
          <w:tcPr>
            <w:tcW w:w="990" w:type="dxa"/>
          </w:tcPr>
          <w:p w14:paraId="7897DEEA" w14:textId="77777777" w:rsidR="001B28F4" w:rsidRPr="00224A9B" w:rsidRDefault="001B28F4" w:rsidP="005565F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39CF1ABC" w14:textId="77777777" w:rsidR="003915E0" w:rsidRDefault="003915E0" w:rsidP="00224A9B"/>
    <w:p w14:paraId="59416A0C" w14:textId="62AB36BA" w:rsidR="008F6300" w:rsidRPr="001872B3" w:rsidRDefault="008F6300" w:rsidP="00976E47">
      <w:pPr>
        <w:pStyle w:val="Heading5"/>
        <w:numPr>
          <w:ilvl w:val="0"/>
          <w:numId w:val="2"/>
        </w:numPr>
      </w:pPr>
      <w:r w:rsidRPr="001872B3">
        <w:t xml:space="preserve">Account Lockout Policy for </w:t>
      </w:r>
      <w:r w:rsidR="00443433" w:rsidRPr="001872B3">
        <w:t>GIC</w:t>
      </w:r>
      <w:r w:rsidRPr="001872B3">
        <w:t>.</w:t>
      </w:r>
    </w:p>
    <w:tbl>
      <w:tblPr>
        <w:tblStyle w:val="GridTable4-Accent1"/>
        <w:tblW w:w="9450" w:type="dxa"/>
        <w:tblLook w:val="04A0" w:firstRow="1" w:lastRow="0" w:firstColumn="1" w:lastColumn="0" w:noHBand="0" w:noVBand="1"/>
      </w:tblPr>
      <w:tblGrid>
        <w:gridCol w:w="1710"/>
        <w:gridCol w:w="5670"/>
        <w:gridCol w:w="1080"/>
        <w:gridCol w:w="990"/>
      </w:tblGrid>
      <w:tr w:rsidR="0041692E" w:rsidRPr="00E36963" w14:paraId="6DD92876" w14:textId="4F533DE8" w:rsidTr="0041692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10" w:type="dxa"/>
            <w:hideMark/>
          </w:tcPr>
          <w:p w14:paraId="72E2BF11" w14:textId="77777777" w:rsidR="0041692E" w:rsidRPr="0041692E" w:rsidRDefault="0041692E" w:rsidP="00E36963">
            <w:pPr>
              <w:ind w:firstLineChars="100" w:firstLine="240"/>
              <w:rPr>
                <w:rFonts w:ascii="Segoe UI Semibold" w:eastAsia="Times New Roman" w:hAnsi="Segoe UI Semibold" w:cs="Segoe UI Semibold"/>
                <w:b w:val="0"/>
                <w:bCs w:val="0"/>
                <w:sz w:val="24"/>
                <w:szCs w:val="24"/>
              </w:rPr>
            </w:pPr>
            <w:r w:rsidRPr="0041692E">
              <w:rPr>
                <w:rFonts w:ascii="Segoe UI Semibold" w:eastAsia="Times New Roman" w:hAnsi="Segoe UI Semibold" w:cs="Segoe UI Semibold"/>
                <w:b w:val="0"/>
                <w:bCs w:val="0"/>
                <w:sz w:val="24"/>
                <w:szCs w:val="24"/>
              </w:rPr>
              <w:t>Topic</w:t>
            </w:r>
          </w:p>
        </w:tc>
        <w:tc>
          <w:tcPr>
            <w:tcW w:w="5670" w:type="dxa"/>
            <w:hideMark/>
          </w:tcPr>
          <w:p w14:paraId="7FC8F67E" w14:textId="64D77508" w:rsidR="0041692E" w:rsidRPr="0041692E" w:rsidRDefault="0041692E" w:rsidP="0041692E">
            <w:pPr>
              <w:ind w:firstLineChars="100" w:firstLine="240"/>
              <w:jc w:val="center"/>
              <w:cnfStyle w:val="100000000000" w:firstRow="1" w:lastRow="0" w:firstColumn="0" w:lastColumn="0" w:oddVBand="0" w:evenVBand="0" w:oddHBand="0" w:evenHBand="0" w:firstRowFirstColumn="0" w:firstRowLastColumn="0" w:lastRowFirstColumn="0" w:lastRowLastColumn="0"/>
              <w:rPr>
                <w:rFonts w:ascii="Segoe UI Semibold" w:eastAsia="Times New Roman" w:hAnsi="Segoe UI Semibold" w:cs="Segoe UI Semibold"/>
                <w:b w:val="0"/>
                <w:bCs w:val="0"/>
                <w:sz w:val="24"/>
                <w:szCs w:val="24"/>
              </w:rPr>
            </w:pPr>
            <w:r>
              <w:rPr>
                <w:rFonts w:ascii="Segoe UI Semibold" w:eastAsia="Times New Roman" w:hAnsi="Segoe UI Semibold" w:cs="Segoe UI Semibold"/>
                <w:b w:val="0"/>
                <w:bCs w:val="0"/>
                <w:sz w:val="24"/>
                <w:szCs w:val="24"/>
              </w:rPr>
              <w:t>Description</w:t>
            </w:r>
          </w:p>
        </w:tc>
        <w:tc>
          <w:tcPr>
            <w:tcW w:w="1080" w:type="dxa"/>
            <w:noWrap/>
            <w:hideMark/>
          </w:tcPr>
          <w:p w14:paraId="5BA541C6" w14:textId="77777777" w:rsidR="0041692E" w:rsidRPr="0041692E" w:rsidRDefault="0041692E" w:rsidP="00E3696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41692E">
              <w:rPr>
                <w:rFonts w:ascii="Calibri" w:eastAsia="Times New Roman" w:hAnsi="Calibri" w:cs="Calibri"/>
                <w:b w:val="0"/>
                <w:bCs w:val="0"/>
                <w:sz w:val="24"/>
                <w:szCs w:val="24"/>
              </w:rPr>
              <w:t>Policy</w:t>
            </w:r>
          </w:p>
        </w:tc>
        <w:tc>
          <w:tcPr>
            <w:tcW w:w="990" w:type="dxa"/>
          </w:tcPr>
          <w:p w14:paraId="477AC339" w14:textId="64FB9455" w:rsidR="0041692E" w:rsidRPr="0041692E" w:rsidRDefault="0041692E" w:rsidP="00E3696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41692E">
              <w:rPr>
                <w:rFonts w:ascii="Calibri" w:eastAsia="Times New Roman" w:hAnsi="Calibri" w:cs="Calibri"/>
                <w:b w:val="0"/>
                <w:bCs w:val="0"/>
                <w:sz w:val="24"/>
                <w:szCs w:val="24"/>
              </w:rPr>
              <w:t>Yes/No</w:t>
            </w:r>
          </w:p>
        </w:tc>
      </w:tr>
      <w:tr w:rsidR="0041692E" w:rsidRPr="00E36963" w14:paraId="3303B881" w14:textId="4BA048A8" w:rsidTr="0041692E">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EF22769"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lastRenderedPageBreak/>
              <w:t>Account lockout duration</w:t>
            </w:r>
          </w:p>
        </w:tc>
        <w:tc>
          <w:tcPr>
            <w:tcW w:w="5670" w:type="dxa"/>
            <w:hideMark/>
          </w:tcPr>
          <w:p w14:paraId="6ADEBA63" w14:textId="77777777" w:rsidR="0041692E" w:rsidRPr="0041692E" w:rsidRDefault="0041692E" w:rsidP="004169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Account lockout duration security policy setting.</w:t>
            </w:r>
          </w:p>
        </w:tc>
        <w:tc>
          <w:tcPr>
            <w:tcW w:w="1080" w:type="dxa"/>
            <w:noWrap/>
            <w:hideMark/>
          </w:tcPr>
          <w:p w14:paraId="7DA16099" w14:textId="2DC9D441" w:rsidR="0041692E" w:rsidRPr="00E36963" w:rsidRDefault="001B28F4"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15 </w:t>
            </w:r>
            <w:r w:rsidR="0041692E" w:rsidRPr="00E36963">
              <w:rPr>
                <w:rFonts w:ascii="Calibri" w:eastAsia="Times New Roman" w:hAnsi="Calibri" w:cs="Calibri"/>
                <w:color w:val="000000"/>
              </w:rPr>
              <w:t>mins</w:t>
            </w:r>
          </w:p>
        </w:tc>
        <w:tc>
          <w:tcPr>
            <w:tcW w:w="990" w:type="dxa"/>
          </w:tcPr>
          <w:p w14:paraId="5F1044E6" w14:textId="3F2799D1" w:rsidR="0041692E" w:rsidRPr="00E36963" w:rsidRDefault="00AC7AC7"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1692E" w:rsidRPr="00E36963" w14:paraId="6CB89233" w14:textId="0E300CAA" w:rsidTr="0041692E">
        <w:trPr>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0CA0E7F"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t>Account lockout threshold</w:t>
            </w:r>
          </w:p>
        </w:tc>
        <w:tc>
          <w:tcPr>
            <w:tcW w:w="5670" w:type="dxa"/>
            <w:hideMark/>
          </w:tcPr>
          <w:p w14:paraId="529AEB9D" w14:textId="77777777" w:rsidR="0041692E" w:rsidRPr="0041692E" w:rsidRDefault="0041692E" w:rsidP="0041692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Account lockout threshold security policy setting.</w:t>
            </w:r>
          </w:p>
        </w:tc>
        <w:tc>
          <w:tcPr>
            <w:tcW w:w="1080" w:type="dxa"/>
            <w:noWrap/>
            <w:hideMark/>
          </w:tcPr>
          <w:p w14:paraId="1C4DB8D5" w14:textId="77777777" w:rsidR="0041692E" w:rsidRPr="00E36963" w:rsidRDefault="0041692E" w:rsidP="00E23C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36963">
              <w:rPr>
                <w:rFonts w:ascii="Calibri" w:eastAsia="Times New Roman" w:hAnsi="Calibri" w:cs="Calibri"/>
                <w:color w:val="000000"/>
              </w:rPr>
              <w:t>5</w:t>
            </w:r>
            <w:r>
              <w:rPr>
                <w:rFonts w:ascii="Calibri" w:eastAsia="Times New Roman" w:hAnsi="Calibri" w:cs="Calibri"/>
                <w:color w:val="000000"/>
              </w:rPr>
              <w:t xml:space="preserve"> Attempts</w:t>
            </w:r>
          </w:p>
        </w:tc>
        <w:tc>
          <w:tcPr>
            <w:tcW w:w="990" w:type="dxa"/>
          </w:tcPr>
          <w:p w14:paraId="646298D1" w14:textId="6D44CDF3" w:rsidR="0041692E" w:rsidRPr="00E36963" w:rsidRDefault="00AC7AC7" w:rsidP="00E23C4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41692E" w:rsidRPr="00E36963" w14:paraId="4D3BCFEF" w14:textId="358D7992" w:rsidTr="0041692E">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710" w:type="dxa"/>
            <w:noWrap/>
            <w:hideMark/>
          </w:tcPr>
          <w:p w14:paraId="7FCDB206" w14:textId="77777777" w:rsidR="0041692E" w:rsidRPr="0041692E" w:rsidRDefault="0041692E" w:rsidP="00E36963">
            <w:pPr>
              <w:rPr>
                <w:rFonts w:ascii="Calibri" w:eastAsia="Times New Roman" w:hAnsi="Calibri" w:cs="Calibri"/>
                <w:b w:val="0"/>
                <w:color w:val="000000"/>
              </w:rPr>
            </w:pPr>
            <w:r w:rsidRPr="0041692E">
              <w:rPr>
                <w:rFonts w:ascii="Calibri" w:eastAsia="Times New Roman" w:hAnsi="Calibri" w:cs="Calibri"/>
                <w:b w:val="0"/>
                <w:color w:val="000000"/>
              </w:rPr>
              <w:t>Reset account lockout counter after</w:t>
            </w:r>
          </w:p>
        </w:tc>
        <w:tc>
          <w:tcPr>
            <w:tcW w:w="5670" w:type="dxa"/>
            <w:hideMark/>
          </w:tcPr>
          <w:p w14:paraId="113387FE" w14:textId="77777777" w:rsidR="0041692E" w:rsidRPr="0041692E" w:rsidRDefault="0041692E" w:rsidP="0041692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692E">
              <w:rPr>
                <w:rFonts w:ascii="Calibri" w:eastAsia="Times New Roman" w:hAnsi="Calibri" w:cs="Calibri"/>
                <w:color w:val="000000"/>
              </w:rPr>
              <w:t>Describes the best practices, location, values, and security considerations for the Reset account lockout counter after security policy setting.</w:t>
            </w:r>
          </w:p>
        </w:tc>
        <w:tc>
          <w:tcPr>
            <w:tcW w:w="1080" w:type="dxa"/>
            <w:noWrap/>
            <w:hideMark/>
          </w:tcPr>
          <w:p w14:paraId="00F4DFD6" w14:textId="565CBF0A" w:rsidR="0041692E" w:rsidRPr="00E36963" w:rsidRDefault="001B28F4"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15 </w:t>
            </w:r>
            <w:r w:rsidRPr="00E36963">
              <w:rPr>
                <w:rFonts w:ascii="Calibri" w:eastAsia="Times New Roman" w:hAnsi="Calibri" w:cs="Calibri"/>
                <w:color w:val="000000"/>
              </w:rPr>
              <w:t>mins</w:t>
            </w:r>
          </w:p>
        </w:tc>
        <w:tc>
          <w:tcPr>
            <w:tcW w:w="990" w:type="dxa"/>
          </w:tcPr>
          <w:p w14:paraId="0F7DA23F" w14:textId="039DDA1E" w:rsidR="0041692E" w:rsidRPr="00E36963" w:rsidRDefault="00AC7AC7" w:rsidP="00E3696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bl>
    <w:p w14:paraId="0AA4F0B3" w14:textId="77777777" w:rsidR="008F6300" w:rsidRDefault="008F6300" w:rsidP="009B4598">
      <w:pPr>
        <w:rPr>
          <w:bCs/>
        </w:rPr>
      </w:pPr>
    </w:p>
    <w:p w14:paraId="500E4CFF" w14:textId="661BD340" w:rsidR="00264EFD" w:rsidRPr="0041692E" w:rsidRDefault="00AC7AC7" w:rsidP="00976E47">
      <w:pPr>
        <w:pStyle w:val="Heading5"/>
        <w:numPr>
          <w:ilvl w:val="0"/>
          <w:numId w:val="2"/>
        </w:numPr>
      </w:pPr>
      <w:r>
        <w:t xml:space="preserve">Local </w:t>
      </w:r>
      <w:r w:rsidR="00264EFD" w:rsidRPr="0041692E">
        <w:t xml:space="preserve">Group Policy for </w:t>
      </w:r>
      <w:r w:rsidR="0050581D" w:rsidRPr="0041692E">
        <w:t>Audit</w:t>
      </w:r>
      <w:r w:rsidR="00264EFD" w:rsidRPr="0041692E">
        <w:t>.</w:t>
      </w:r>
    </w:p>
    <w:tbl>
      <w:tblPr>
        <w:tblStyle w:val="GridTable4-Accent1"/>
        <w:tblW w:w="0" w:type="auto"/>
        <w:tblLook w:val="04A0" w:firstRow="1" w:lastRow="0" w:firstColumn="1" w:lastColumn="0" w:noHBand="0" w:noVBand="1"/>
      </w:tblPr>
      <w:tblGrid>
        <w:gridCol w:w="3769"/>
        <w:gridCol w:w="3696"/>
        <w:gridCol w:w="1885"/>
      </w:tblGrid>
      <w:tr w:rsidR="0041692E" w:rsidRPr="00895991" w14:paraId="41C2C8D0" w14:textId="74DF343D" w:rsidTr="00416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48BBC457" w14:textId="77777777" w:rsidR="0041692E" w:rsidRPr="00895991" w:rsidRDefault="0041692E" w:rsidP="00895991">
            <w:pPr>
              <w:ind w:left="360"/>
            </w:pPr>
            <w:r>
              <w:t>Audit Policy Objects.</w:t>
            </w:r>
          </w:p>
        </w:tc>
        <w:tc>
          <w:tcPr>
            <w:tcW w:w="3696" w:type="dxa"/>
          </w:tcPr>
          <w:p w14:paraId="6668138C" w14:textId="77777777" w:rsidR="0041692E" w:rsidRPr="00895991" w:rsidRDefault="0041692E" w:rsidP="0041692E">
            <w:pPr>
              <w:ind w:left="360"/>
              <w:jc w:val="center"/>
              <w:cnfStyle w:val="100000000000" w:firstRow="1" w:lastRow="0" w:firstColumn="0" w:lastColumn="0" w:oddVBand="0" w:evenVBand="0" w:oddHBand="0" w:evenHBand="0" w:firstRowFirstColumn="0" w:firstRowLastColumn="0" w:lastRowFirstColumn="0" w:lastRowLastColumn="0"/>
            </w:pPr>
            <w:r>
              <w:t>Applicable.</w:t>
            </w:r>
          </w:p>
        </w:tc>
        <w:tc>
          <w:tcPr>
            <w:tcW w:w="1885" w:type="dxa"/>
          </w:tcPr>
          <w:p w14:paraId="31E40391" w14:textId="6E3CB891" w:rsidR="0041692E" w:rsidRDefault="0041692E" w:rsidP="00895991">
            <w:pPr>
              <w:ind w:left="360"/>
              <w:cnfStyle w:val="100000000000" w:firstRow="1" w:lastRow="0" w:firstColumn="0" w:lastColumn="0" w:oddVBand="0" w:evenVBand="0" w:oddHBand="0" w:evenHBand="0" w:firstRowFirstColumn="0" w:firstRowLastColumn="0" w:lastRowFirstColumn="0" w:lastRowLastColumn="0"/>
            </w:pPr>
            <w:r>
              <w:t>Yes/No</w:t>
            </w:r>
          </w:p>
        </w:tc>
      </w:tr>
      <w:tr w:rsidR="0041692E" w:rsidRPr="00895991" w14:paraId="1B529195" w14:textId="1369B1D0"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689E9D11" w14:textId="77777777" w:rsidR="0041692E" w:rsidRPr="00EA4CAE" w:rsidRDefault="0041692E" w:rsidP="00EA4CAE">
            <w:pPr>
              <w:rPr>
                <w:rFonts w:ascii="Calibri" w:eastAsia="Times New Roman" w:hAnsi="Calibri" w:cs="Calibri"/>
                <w:b w:val="0"/>
                <w:color w:val="000000"/>
              </w:rPr>
            </w:pPr>
            <w:hyperlink r:id="rId51" w:history="1">
              <w:r w:rsidRPr="00EA4CAE">
                <w:rPr>
                  <w:rFonts w:ascii="Calibri" w:eastAsia="Times New Roman" w:hAnsi="Calibri" w:cs="Calibri"/>
                  <w:b w:val="0"/>
                  <w:color w:val="000000"/>
                </w:rPr>
                <w:t>Audit account logon events</w:t>
              </w:r>
            </w:hyperlink>
          </w:p>
        </w:tc>
        <w:tc>
          <w:tcPr>
            <w:tcW w:w="3696" w:type="dxa"/>
          </w:tcPr>
          <w:p w14:paraId="27FC7649" w14:textId="77777777" w:rsidR="0041692E" w:rsidRPr="00EA4CAE" w:rsidRDefault="0041692E" w:rsidP="00EA4C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58D72DC3" w14:textId="59C567AB" w:rsidR="0041692E" w:rsidRPr="00EA4CAE" w:rsidRDefault="00AC7AC7" w:rsidP="00EA4CA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41692E" w:rsidRPr="00895991" w14:paraId="1B8727C2" w14:textId="52036A54" w:rsidTr="0041692E">
        <w:tc>
          <w:tcPr>
            <w:cnfStyle w:val="001000000000" w:firstRow="0" w:lastRow="0" w:firstColumn="1" w:lastColumn="0" w:oddVBand="0" w:evenVBand="0" w:oddHBand="0" w:evenHBand="0" w:firstRowFirstColumn="0" w:firstRowLastColumn="0" w:lastRowFirstColumn="0" w:lastRowLastColumn="0"/>
            <w:tcW w:w="3769" w:type="dxa"/>
          </w:tcPr>
          <w:p w14:paraId="49A7CA69" w14:textId="77777777" w:rsidR="0041692E" w:rsidRPr="00EA4CAE" w:rsidRDefault="0041692E" w:rsidP="00EA4CAE">
            <w:pPr>
              <w:rPr>
                <w:rFonts w:ascii="Calibri" w:eastAsia="Times New Roman" w:hAnsi="Calibri" w:cs="Calibri"/>
                <w:b w:val="0"/>
                <w:color w:val="000000"/>
              </w:rPr>
            </w:pPr>
            <w:hyperlink r:id="rId52" w:history="1">
              <w:r w:rsidRPr="00EA4CAE">
                <w:rPr>
                  <w:rFonts w:ascii="Calibri" w:eastAsia="Times New Roman" w:hAnsi="Calibri" w:cs="Calibri"/>
                  <w:b w:val="0"/>
                  <w:color w:val="000000"/>
                </w:rPr>
                <w:t>Audit directory service access</w:t>
              </w:r>
            </w:hyperlink>
          </w:p>
        </w:tc>
        <w:tc>
          <w:tcPr>
            <w:tcW w:w="3696" w:type="dxa"/>
          </w:tcPr>
          <w:p w14:paraId="450CEA59" w14:textId="77777777" w:rsidR="0041692E" w:rsidRPr="00EA4CAE" w:rsidRDefault="0041692E" w:rsidP="00EA4C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68130635" w14:textId="19B0FA66" w:rsidR="0041692E" w:rsidRPr="00EA4CAE" w:rsidRDefault="00AC7AC7" w:rsidP="00EA4CA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1ED80A47" w14:textId="3CE21C76"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2B0D05A2" w14:textId="77777777" w:rsidR="00AC7AC7" w:rsidRPr="00EA4CAE" w:rsidRDefault="00AC7AC7" w:rsidP="00AC7AC7">
            <w:pPr>
              <w:rPr>
                <w:rFonts w:ascii="Calibri" w:eastAsia="Times New Roman" w:hAnsi="Calibri" w:cs="Calibri"/>
                <w:b w:val="0"/>
                <w:color w:val="000000"/>
              </w:rPr>
            </w:pPr>
            <w:hyperlink r:id="rId53" w:history="1">
              <w:r w:rsidRPr="00EA4CAE">
                <w:rPr>
                  <w:rFonts w:ascii="Calibri" w:eastAsia="Times New Roman" w:hAnsi="Calibri" w:cs="Calibri"/>
                  <w:b w:val="0"/>
                  <w:color w:val="000000"/>
                </w:rPr>
                <w:t>Audit object access</w:t>
              </w:r>
            </w:hyperlink>
          </w:p>
        </w:tc>
        <w:tc>
          <w:tcPr>
            <w:tcW w:w="3696" w:type="dxa"/>
          </w:tcPr>
          <w:p w14:paraId="2D9DEE9F"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496AA259" w14:textId="6DDA9B1F"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01625914" w14:textId="1AE3151D" w:rsidTr="0041692E">
        <w:tc>
          <w:tcPr>
            <w:cnfStyle w:val="001000000000" w:firstRow="0" w:lastRow="0" w:firstColumn="1" w:lastColumn="0" w:oddVBand="0" w:evenVBand="0" w:oddHBand="0" w:evenHBand="0" w:firstRowFirstColumn="0" w:firstRowLastColumn="0" w:lastRowFirstColumn="0" w:lastRowLastColumn="0"/>
            <w:tcW w:w="3769" w:type="dxa"/>
          </w:tcPr>
          <w:p w14:paraId="610F0854" w14:textId="77777777" w:rsidR="00AC7AC7" w:rsidRPr="00EA4CAE" w:rsidRDefault="00AC7AC7" w:rsidP="00AC7AC7">
            <w:pPr>
              <w:rPr>
                <w:rFonts w:ascii="Calibri" w:eastAsia="Times New Roman" w:hAnsi="Calibri" w:cs="Calibri"/>
                <w:b w:val="0"/>
                <w:color w:val="000000"/>
              </w:rPr>
            </w:pPr>
            <w:hyperlink r:id="rId54" w:history="1">
              <w:r w:rsidRPr="00EA4CAE">
                <w:rPr>
                  <w:rFonts w:ascii="Calibri" w:eastAsia="Times New Roman" w:hAnsi="Calibri" w:cs="Calibri"/>
                  <w:b w:val="0"/>
                  <w:color w:val="000000"/>
                </w:rPr>
                <w:t>Audit privilege use</w:t>
              </w:r>
            </w:hyperlink>
          </w:p>
        </w:tc>
        <w:tc>
          <w:tcPr>
            <w:tcW w:w="3696" w:type="dxa"/>
          </w:tcPr>
          <w:p w14:paraId="18BF63BF"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4ADB8C7" w14:textId="767DF49C"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0177F995" w14:textId="67966975"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34FFFAB4" w14:textId="77777777" w:rsidR="00AC7AC7" w:rsidRPr="00EA4CAE" w:rsidRDefault="00AC7AC7" w:rsidP="00AC7AC7">
            <w:pPr>
              <w:rPr>
                <w:rFonts w:ascii="Calibri" w:eastAsia="Times New Roman" w:hAnsi="Calibri" w:cs="Calibri"/>
                <w:b w:val="0"/>
                <w:color w:val="000000"/>
              </w:rPr>
            </w:pPr>
            <w:hyperlink r:id="rId55" w:history="1">
              <w:r w:rsidRPr="00EA4CAE">
                <w:rPr>
                  <w:rFonts w:ascii="Calibri" w:eastAsia="Times New Roman" w:hAnsi="Calibri" w:cs="Calibri"/>
                  <w:b w:val="0"/>
                  <w:color w:val="000000"/>
                </w:rPr>
                <w:t>Audit system events</w:t>
              </w:r>
            </w:hyperlink>
          </w:p>
        </w:tc>
        <w:tc>
          <w:tcPr>
            <w:tcW w:w="3696" w:type="dxa"/>
          </w:tcPr>
          <w:p w14:paraId="5B41AC33"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0588C11" w14:textId="2000CB8C"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311A85DE" w14:textId="3002247F" w:rsidTr="0041692E">
        <w:tc>
          <w:tcPr>
            <w:cnfStyle w:val="001000000000" w:firstRow="0" w:lastRow="0" w:firstColumn="1" w:lastColumn="0" w:oddVBand="0" w:evenVBand="0" w:oddHBand="0" w:evenHBand="0" w:firstRowFirstColumn="0" w:firstRowLastColumn="0" w:lastRowFirstColumn="0" w:lastRowLastColumn="0"/>
            <w:tcW w:w="3769" w:type="dxa"/>
          </w:tcPr>
          <w:p w14:paraId="72AE8B37" w14:textId="77777777" w:rsidR="00AC7AC7" w:rsidRPr="00EA4CAE" w:rsidRDefault="00AC7AC7" w:rsidP="00AC7AC7">
            <w:pPr>
              <w:rPr>
                <w:rFonts w:ascii="Calibri" w:eastAsia="Times New Roman" w:hAnsi="Calibri" w:cs="Calibri"/>
                <w:b w:val="0"/>
                <w:color w:val="000000"/>
              </w:rPr>
            </w:pPr>
            <w:hyperlink r:id="rId56" w:history="1">
              <w:r w:rsidRPr="00EA4CAE">
                <w:rPr>
                  <w:rFonts w:ascii="Calibri" w:eastAsia="Times New Roman" w:hAnsi="Calibri" w:cs="Calibri"/>
                  <w:b w:val="0"/>
                  <w:color w:val="000000"/>
                </w:rPr>
                <w:t>Audit account management</w:t>
              </w:r>
            </w:hyperlink>
          </w:p>
        </w:tc>
        <w:tc>
          <w:tcPr>
            <w:tcW w:w="3696" w:type="dxa"/>
          </w:tcPr>
          <w:p w14:paraId="2D1F9EC4"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5D3ED814" w14:textId="598D6DDC"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5DDAAAAF" w14:textId="4EF45D18"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618E661F" w14:textId="77777777" w:rsidR="00AC7AC7" w:rsidRPr="00EA4CAE" w:rsidRDefault="00AC7AC7" w:rsidP="00AC7AC7">
            <w:pPr>
              <w:rPr>
                <w:rFonts w:ascii="Calibri" w:eastAsia="Times New Roman" w:hAnsi="Calibri" w:cs="Calibri"/>
                <w:b w:val="0"/>
                <w:color w:val="000000"/>
              </w:rPr>
            </w:pPr>
            <w:hyperlink r:id="rId57" w:history="1">
              <w:r w:rsidRPr="00EA4CAE">
                <w:rPr>
                  <w:rFonts w:ascii="Calibri" w:eastAsia="Times New Roman" w:hAnsi="Calibri" w:cs="Calibri"/>
                  <w:b w:val="0"/>
                  <w:color w:val="000000"/>
                </w:rPr>
                <w:t>Audit logon events</w:t>
              </w:r>
            </w:hyperlink>
          </w:p>
        </w:tc>
        <w:tc>
          <w:tcPr>
            <w:tcW w:w="3696" w:type="dxa"/>
          </w:tcPr>
          <w:p w14:paraId="2EF09040"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0FA435CB" w14:textId="21BC6D03" w:rsidR="00AC7AC7" w:rsidRPr="00EA4CAE" w:rsidRDefault="00AC7AC7"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r w:rsidR="00AC7AC7" w:rsidRPr="00895991" w14:paraId="72204C6B" w14:textId="29B05895" w:rsidTr="0041692E">
        <w:tc>
          <w:tcPr>
            <w:cnfStyle w:val="001000000000" w:firstRow="0" w:lastRow="0" w:firstColumn="1" w:lastColumn="0" w:oddVBand="0" w:evenVBand="0" w:oddHBand="0" w:evenHBand="0" w:firstRowFirstColumn="0" w:firstRowLastColumn="0" w:lastRowFirstColumn="0" w:lastRowLastColumn="0"/>
            <w:tcW w:w="3769" w:type="dxa"/>
          </w:tcPr>
          <w:p w14:paraId="28D2E7B3" w14:textId="77777777" w:rsidR="00AC7AC7" w:rsidRPr="00EA4CAE" w:rsidRDefault="00AC7AC7" w:rsidP="00AC7AC7">
            <w:pPr>
              <w:rPr>
                <w:rFonts w:ascii="Calibri" w:eastAsia="Times New Roman" w:hAnsi="Calibri" w:cs="Calibri"/>
                <w:b w:val="0"/>
                <w:color w:val="000000"/>
              </w:rPr>
            </w:pPr>
            <w:hyperlink r:id="rId58" w:history="1">
              <w:r w:rsidRPr="00EA4CAE">
                <w:rPr>
                  <w:rFonts w:ascii="Calibri" w:eastAsia="Times New Roman" w:hAnsi="Calibri" w:cs="Calibri"/>
                  <w:b w:val="0"/>
                  <w:color w:val="000000"/>
                </w:rPr>
                <w:t>Audit policy change</w:t>
              </w:r>
            </w:hyperlink>
          </w:p>
        </w:tc>
        <w:tc>
          <w:tcPr>
            <w:tcW w:w="3696" w:type="dxa"/>
          </w:tcPr>
          <w:p w14:paraId="3E0F75A0" w14:textId="77777777" w:rsidR="00AC7AC7" w:rsidRPr="00EA4CAE" w:rsidRDefault="00AC7AC7" w:rsidP="00AC7AC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6D430991" w14:textId="54AEC8A2" w:rsidR="00AC7AC7" w:rsidRPr="00EA4CAE" w:rsidRDefault="00AC7AC7" w:rsidP="00AC7AC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Pr>
                <w:rFonts w:ascii="Calibri" w:eastAsia="Times New Roman" w:hAnsi="Calibri" w:cs="Calibri"/>
                <w:color w:val="000000"/>
              </w:rPr>
              <w:t>Yes</w:t>
            </w:r>
          </w:p>
        </w:tc>
      </w:tr>
      <w:tr w:rsidR="00AC7AC7" w:rsidRPr="00895991" w14:paraId="76C9254E" w14:textId="3FD2FDC8" w:rsidTr="00416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9" w:type="dxa"/>
          </w:tcPr>
          <w:p w14:paraId="5C20A825" w14:textId="77777777" w:rsidR="00AC7AC7" w:rsidRPr="00EA4CAE" w:rsidRDefault="00AC7AC7" w:rsidP="00AC7AC7">
            <w:pPr>
              <w:rPr>
                <w:rFonts w:ascii="Calibri" w:eastAsia="Times New Roman" w:hAnsi="Calibri" w:cs="Calibri"/>
                <w:b w:val="0"/>
                <w:color w:val="000000"/>
              </w:rPr>
            </w:pPr>
            <w:hyperlink r:id="rId59" w:history="1">
              <w:r w:rsidRPr="00EA4CAE">
                <w:rPr>
                  <w:rFonts w:ascii="Calibri" w:eastAsia="Times New Roman" w:hAnsi="Calibri" w:cs="Calibri"/>
                  <w:b w:val="0"/>
                  <w:color w:val="000000"/>
                </w:rPr>
                <w:t>Audit process tracking</w:t>
              </w:r>
            </w:hyperlink>
          </w:p>
        </w:tc>
        <w:tc>
          <w:tcPr>
            <w:tcW w:w="3696" w:type="dxa"/>
          </w:tcPr>
          <w:p w14:paraId="6BDF7645" w14:textId="77777777" w:rsidR="00AC7AC7" w:rsidRPr="00EA4CAE" w:rsidRDefault="00AC7AC7" w:rsidP="00AC7AC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EA4CAE">
              <w:rPr>
                <w:rFonts w:ascii="Calibri" w:eastAsia="Times New Roman" w:hAnsi="Calibri" w:cs="Calibri"/>
                <w:color w:val="000000"/>
              </w:rPr>
              <w:t>Success, Failure</w:t>
            </w:r>
          </w:p>
        </w:tc>
        <w:tc>
          <w:tcPr>
            <w:tcW w:w="1885" w:type="dxa"/>
          </w:tcPr>
          <w:p w14:paraId="1C5EB01C" w14:textId="5857CB87" w:rsidR="00AC7AC7" w:rsidRPr="00EA4CAE" w:rsidRDefault="001B28F4" w:rsidP="00AC7AC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000000"/>
              </w:rPr>
            </w:pPr>
            <w:r>
              <w:rPr>
                <w:rFonts w:ascii="Calibri" w:eastAsia="Times New Roman" w:hAnsi="Calibri" w:cs="Calibri"/>
                <w:color w:val="000000"/>
              </w:rPr>
              <w:t>Yes</w:t>
            </w:r>
          </w:p>
        </w:tc>
      </w:tr>
    </w:tbl>
    <w:p w14:paraId="559585C0" w14:textId="005E3F42" w:rsidR="00716BCD" w:rsidRPr="00716BCD" w:rsidRDefault="00716BCD" w:rsidP="00976E47">
      <w:pPr>
        <w:pStyle w:val="Heading5"/>
        <w:numPr>
          <w:ilvl w:val="0"/>
          <w:numId w:val="2"/>
        </w:numPr>
      </w:pPr>
      <w:r w:rsidRPr="0041692E">
        <w:t>Group Policy for Audit</w:t>
      </w:r>
      <w:r>
        <w:t xml:space="preserve"> of</w:t>
      </w:r>
      <w:r w:rsidR="001B28F4">
        <w:t xml:space="preserve"> Domain </w:t>
      </w:r>
      <w:r w:rsidR="00AC7AC7">
        <w:t xml:space="preserve"> </w:t>
      </w:r>
      <w:r>
        <w:t xml:space="preserve"> Server Sub Systems.</w:t>
      </w:r>
    </w:p>
    <w:tbl>
      <w:tblPr>
        <w:tblStyle w:val="GridTable4-Accent1"/>
        <w:tblW w:w="5000" w:type="pct"/>
        <w:tblLook w:val="01E0" w:firstRow="1" w:lastRow="1" w:firstColumn="1" w:lastColumn="1" w:noHBand="0" w:noVBand="0"/>
      </w:tblPr>
      <w:tblGrid>
        <w:gridCol w:w="5215"/>
        <w:gridCol w:w="2790"/>
        <w:gridCol w:w="1345"/>
      </w:tblGrid>
      <w:tr w:rsidR="001B28F4" w:rsidRPr="00736CBE" w14:paraId="437E5D90" w14:textId="77777777" w:rsidTr="005565F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A117249"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 xml:space="preserve">Events </w:t>
            </w:r>
          </w:p>
        </w:tc>
        <w:tc>
          <w:tcPr>
            <w:cnfStyle w:val="000010000000" w:firstRow="0" w:lastRow="0" w:firstColumn="0" w:lastColumn="0" w:oddVBand="1" w:evenVBand="0" w:oddHBand="0" w:evenHBand="0" w:firstRowFirstColumn="0" w:firstRowLastColumn="0" w:lastRowFirstColumn="0" w:lastRowLastColumn="0"/>
            <w:tcW w:w="1492" w:type="pct"/>
          </w:tcPr>
          <w:p w14:paraId="0A5A5FD2"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Recommendations</w:t>
            </w:r>
          </w:p>
        </w:tc>
        <w:tc>
          <w:tcPr>
            <w:cnfStyle w:val="000100000000" w:firstRow="0" w:lastRow="0" w:firstColumn="0" w:lastColumn="1" w:oddVBand="0" w:evenVBand="0" w:oddHBand="0" w:evenHBand="0" w:firstRowFirstColumn="0" w:firstRowLastColumn="0" w:lastRowFirstColumn="0" w:lastRowLastColumn="0"/>
            <w:tcW w:w="719" w:type="pct"/>
          </w:tcPr>
          <w:p w14:paraId="481AB429" w14:textId="77777777" w:rsidR="001B28F4" w:rsidRPr="00EA4CAE" w:rsidRDefault="001B28F4" w:rsidP="005565FC">
            <w:pPr>
              <w:pStyle w:val="TableParagraph"/>
              <w:rPr>
                <w:rFonts w:asciiTheme="minorHAnsi" w:eastAsiaTheme="minorHAnsi" w:hAnsiTheme="minorHAnsi" w:cstheme="minorBidi"/>
                <w:bCs w:val="0"/>
                <w:lang w:bidi="ar-SA"/>
              </w:rPr>
            </w:pPr>
            <w:r w:rsidRPr="00EA4CAE">
              <w:rPr>
                <w:rFonts w:asciiTheme="minorHAnsi" w:eastAsiaTheme="minorHAnsi" w:hAnsiTheme="minorHAnsi" w:cstheme="minorBidi"/>
                <w:bCs w:val="0"/>
                <w:lang w:bidi="ar-SA"/>
              </w:rPr>
              <w:t>Yes/No</w:t>
            </w:r>
          </w:p>
        </w:tc>
      </w:tr>
      <w:tr w:rsidR="001B28F4" w:rsidRPr="00736CBE" w14:paraId="206281B9"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1D840E4"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Credential Validation</w:t>
            </w:r>
          </w:p>
        </w:tc>
        <w:tc>
          <w:tcPr>
            <w:cnfStyle w:val="000010000000" w:firstRow="0" w:lastRow="0" w:firstColumn="0" w:lastColumn="0" w:oddVBand="1" w:evenVBand="0" w:oddHBand="0" w:evenHBand="0" w:firstRowFirstColumn="0" w:firstRowLastColumn="0" w:lastRowFirstColumn="0" w:lastRowLastColumn="0"/>
            <w:tcW w:w="1492" w:type="pct"/>
          </w:tcPr>
          <w:p w14:paraId="403E540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322A6B48"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A278C9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E176481"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Kerberos Authentication Service</w:t>
            </w:r>
          </w:p>
        </w:tc>
        <w:tc>
          <w:tcPr>
            <w:cnfStyle w:val="000010000000" w:firstRow="0" w:lastRow="0" w:firstColumn="0" w:lastColumn="0" w:oddVBand="1" w:evenVBand="0" w:oddHBand="0" w:evenHBand="0" w:firstRowFirstColumn="0" w:firstRowLastColumn="0" w:lastRowFirstColumn="0" w:lastRowLastColumn="0"/>
            <w:tcW w:w="1492" w:type="pct"/>
          </w:tcPr>
          <w:p w14:paraId="6277A1F2"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28CAF23"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8020C4F"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2A4A0DAC"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Kerberos Service Ticket Operations</w:t>
            </w:r>
          </w:p>
        </w:tc>
        <w:tc>
          <w:tcPr>
            <w:cnfStyle w:val="000010000000" w:firstRow="0" w:lastRow="0" w:firstColumn="0" w:lastColumn="0" w:oddVBand="1" w:evenVBand="0" w:oddHBand="0" w:evenHBand="0" w:firstRowFirstColumn="0" w:firstRowLastColumn="0" w:lastRowFirstColumn="0" w:lastRowLastColumn="0"/>
            <w:tcW w:w="1492" w:type="pct"/>
          </w:tcPr>
          <w:p w14:paraId="75FB408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2E721A2"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8DD9598"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19EFEFA"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Logon: Audit Other Account Logon Events</w:t>
            </w:r>
          </w:p>
        </w:tc>
        <w:tc>
          <w:tcPr>
            <w:cnfStyle w:val="000010000000" w:firstRow="0" w:lastRow="0" w:firstColumn="0" w:lastColumn="0" w:oddVBand="1" w:evenVBand="0" w:oddHBand="0" w:evenHBand="0" w:firstRowFirstColumn="0" w:firstRowLastColumn="0" w:lastRowFirstColumn="0" w:lastRowLastColumn="0"/>
            <w:tcW w:w="1492" w:type="pct"/>
          </w:tcPr>
          <w:p w14:paraId="0BA8933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D24690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1DC587A6"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7C0CB9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Application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4A4E9AB2" w14:textId="77777777" w:rsidR="001B28F4" w:rsidRPr="00EA4CAE" w:rsidRDefault="001B28F4" w:rsidP="005565FC">
            <w:pPr>
              <w:jc w:val="center"/>
              <w:rPr>
                <w:rFonts w:ascii="Calibri" w:eastAsia="Times New Roman" w:hAnsi="Calibri" w:cs="Calibri"/>
                <w:color w:val="000000"/>
              </w:rPr>
            </w:pPr>
            <w:commentRangeStart w:id="70"/>
            <w:r w:rsidRPr="00EA4CAE">
              <w:rPr>
                <w:rFonts w:ascii="Calibri" w:eastAsia="Times New Roman" w:hAnsi="Calibri" w:cs="Calibri"/>
                <w:color w:val="000000"/>
              </w:rPr>
              <w:t>No Auditing</w:t>
            </w:r>
            <w:commentRangeEnd w:id="70"/>
            <w:r w:rsidR="00A77221" w:rsidRPr="00EA4CAE">
              <w:rPr>
                <w:rStyle w:val="CommentReference"/>
                <w:rFonts w:ascii="Calibri" w:eastAsia="Times New Roman" w:hAnsi="Calibri" w:cs="Calibri"/>
                <w:color w:val="000000"/>
                <w:sz w:val="22"/>
                <w:szCs w:val="22"/>
              </w:rPr>
              <w:commentReference w:id="70"/>
            </w:r>
          </w:p>
        </w:tc>
        <w:tc>
          <w:tcPr>
            <w:cnfStyle w:val="000100000000" w:firstRow="0" w:lastRow="0" w:firstColumn="0" w:lastColumn="1" w:oddVBand="0" w:evenVBand="0" w:oddHBand="0" w:evenHBand="0" w:firstRowFirstColumn="0" w:firstRowLastColumn="0" w:lastRowFirstColumn="0" w:lastRowLastColumn="0"/>
            <w:tcW w:w="719" w:type="pct"/>
          </w:tcPr>
          <w:p w14:paraId="449185C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3E982DE" w14:textId="77777777" w:rsidTr="005565FC">
        <w:trPr>
          <w:trHeight w:val="283"/>
        </w:trPr>
        <w:tc>
          <w:tcPr>
            <w:cnfStyle w:val="001000000000" w:firstRow="0" w:lastRow="0" w:firstColumn="1" w:lastColumn="0" w:oddVBand="0" w:evenVBand="0" w:oddHBand="0" w:evenHBand="0" w:firstRowFirstColumn="0" w:firstRowLastColumn="0" w:lastRowFirstColumn="0" w:lastRowLastColumn="0"/>
            <w:tcW w:w="2789" w:type="pct"/>
          </w:tcPr>
          <w:p w14:paraId="3DF19DCF"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Computer Account Management</w:t>
            </w:r>
          </w:p>
        </w:tc>
        <w:tc>
          <w:tcPr>
            <w:cnfStyle w:val="000010000000" w:firstRow="0" w:lastRow="0" w:firstColumn="0" w:lastColumn="0" w:oddVBand="1" w:evenVBand="0" w:oddHBand="0" w:evenHBand="0" w:firstRowFirstColumn="0" w:firstRowLastColumn="0" w:lastRowFirstColumn="0" w:lastRowLastColumn="0"/>
            <w:tcW w:w="1492" w:type="pct"/>
          </w:tcPr>
          <w:p w14:paraId="793FD202"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0687F5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1AF623D0"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04E782F"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Distribution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2D656E61" w14:textId="77777777" w:rsidR="001B28F4" w:rsidRPr="00EA4CAE" w:rsidRDefault="001B28F4" w:rsidP="005565FC">
            <w:pPr>
              <w:jc w:val="center"/>
              <w:rPr>
                <w:rFonts w:ascii="Calibri" w:eastAsia="Times New Roman" w:hAnsi="Calibri" w:cs="Calibri"/>
                <w:color w:val="000000"/>
              </w:rPr>
            </w:pPr>
            <w:commentRangeStart w:id="71"/>
            <w:r w:rsidRPr="00EA4CAE">
              <w:rPr>
                <w:rFonts w:ascii="Calibri" w:eastAsia="Times New Roman" w:hAnsi="Calibri" w:cs="Calibri"/>
                <w:color w:val="000000"/>
              </w:rPr>
              <w:t>No Auditing</w:t>
            </w:r>
            <w:commentRangeEnd w:id="71"/>
            <w:r w:rsidR="00A77221" w:rsidRPr="00EA4CAE">
              <w:rPr>
                <w:rStyle w:val="CommentReference"/>
                <w:rFonts w:ascii="Calibri" w:eastAsia="Times New Roman" w:hAnsi="Calibri" w:cs="Calibri"/>
                <w:color w:val="000000"/>
                <w:sz w:val="22"/>
                <w:szCs w:val="22"/>
              </w:rPr>
              <w:commentReference w:id="71"/>
            </w:r>
          </w:p>
        </w:tc>
        <w:tc>
          <w:tcPr>
            <w:cnfStyle w:val="000100000000" w:firstRow="0" w:lastRow="0" w:firstColumn="0" w:lastColumn="1" w:oddVBand="0" w:evenVBand="0" w:oddHBand="0" w:evenHBand="0" w:firstRowFirstColumn="0" w:firstRowLastColumn="0" w:lastRowFirstColumn="0" w:lastRowLastColumn="0"/>
            <w:tcW w:w="719" w:type="pct"/>
          </w:tcPr>
          <w:p w14:paraId="274847C5"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8159D02"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FC8B4D5"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Other Account Management Events</w:t>
            </w:r>
          </w:p>
        </w:tc>
        <w:tc>
          <w:tcPr>
            <w:cnfStyle w:val="000010000000" w:firstRow="0" w:lastRow="0" w:firstColumn="0" w:lastColumn="0" w:oddVBand="1" w:evenVBand="0" w:oddHBand="0" w:evenHBand="0" w:firstRowFirstColumn="0" w:firstRowLastColumn="0" w:lastRowFirstColumn="0" w:lastRowLastColumn="0"/>
            <w:tcW w:w="1492" w:type="pct"/>
          </w:tcPr>
          <w:p w14:paraId="01CE3A28"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F99BDDC"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9C6A2C7"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0351869"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Security Group Management</w:t>
            </w:r>
          </w:p>
        </w:tc>
        <w:tc>
          <w:tcPr>
            <w:cnfStyle w:val="000010000000" w:firstRow="0" w:lastRow="0" w:firstColumn="0" w:lastColumn="0" w:oddVBand="1" w:evenVBand="0" w:oddHBand="0" w:evenHBand="0" w:firstRowFirstColumn="0" w:firstRowLastColumn="0" w:lastRowFirstColumn="0" w:lastRowLastColumn="0"/>
            <w:tcW w:w="1492" w:type="pct"/>
          </w:tcPr>
          <w:p w14:paraId="6FF6674F"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AE6228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F8F1A11"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45F860E"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Account Management: Audit User Account Management</w:t>
            </w:r>
          </w:p>
        </w:tc>
        <w:tc>
          <w:tcPr>
            <w:cnfStyle w:val="000010000000" w:firstRow="0" w:lastRow="0" w:firstColumn="0" w:lastColumn="0" w:oddVBand="1" w:evenVBand="0" w:oddHBand="0" w:evenHBand="0" w:firstRowFirstColumn="0" w:firstRowLastColumn="0" w:lastRowFirstColumn="0" w:lastRowLastColumn="0"/>
            <w:tcW w:w="1492" w:type="pct"/>
          </w:tcPr>
          <w:p w14:paraId="3FA6B827"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9F38DA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B6D0F4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FE7A728"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DPAPI Activity</w:t>
            </w:r>
          </w:p>
        </w:tc>
        <w:tc>
          <w:tcPr>
            <w:cnfStyle w:val="000010000000" w:firstRow="0" w:lastRow="0" w:firstColumn="0" w:lastColumn="0" w:oddVBand="1" w:evenVBand="0" w:oddHBand="0" w:evenHBand="0" w:firstRowFirstColumn="0" w:firstRowLastColumn="0" w:lastRowFirstColumn="0" w:lastRowLastColumn="0"/>
            <w:tcW w:w="1492" w:type="pct"/>
          </w:tcPr>
          <w:p w14:paraId="7504B771"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0FE6B7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751F150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1F07508"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Process Creation</w:t>
            </w:r>
          </w:p>
        </w:tc>
        <w:tc>
          <w:tcPr>
            <w:cnfStyle w:val="000010000000" w:firstRow="0" w:lastRow="0" w:firstColumn="0" w:lastColumn="0" w:oddVBand="1" w:evenVBand="0" w:oddHBand="0" w:evenHBand="0" w:firstRowFirstColumn="0" w:firstRowLastColumn="0" w:lastRowFirstColumn="0" w:lastRowLastColumn="0"/>
            <w:tcW w:w="1492" w:type="pct"/>
          </w:tcPr>
          <w:p w14:paraId="70C6840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 xml:space="preserve">Success </w:t>
            </w:r>
          </w:p>
        </w:tc>
        <w:tc>
          <w:tcPr>
            <w:cnfStyle w:val="000100000000" w:firstRow="0" w:lastRow="0" w:firstColumn="0" w:lastColumn="1" w:oddVBand="0" w:evenVBand="0" w:oddHBand="0" w:evenHBand="0" w:firstRowFirstColumn="0" w:firstRowLastColumn="0" w:lastRowFirstColumn="0" w:lastRowLastColumn="0"/>
            <w:tcW w:w="719" w:type="pct"/>
          </w:tcPr>
          <w:p w14:paraId="0AC2FAE0"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6A04F9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4777DF9"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 xml:space="preserve">Detailed Tracking: Audit </w:t>
            </w:r>
            <w:r>
              <w:rPr>
                <w:rFonts w:ascii="Calibri" w:eastAsia="Times New Roman" w:hAnsi="Calibri" w:cs="Calibri"/>
                <w:b w:val="0"/>
                <w:color w:val="000000"/>
              </w:rPr>
              <w:t>PNP Activity</w:t>
            </w:r>
          </w:p>
        </w:tc>
        <w:tc>
          <w:tcPr>
            <w:cnfStyle w:val="000010000000" w:firstRow="0" w:lastRow="0" w:firstColumn="0" w:lastColumn="0" w:oddVBand="1" w:evenVBand="0" w:oddHBand="0" w:evenHBand="0" w:firstRowFirstColumn="0" w:firstRowLastColumn="0" w:lastRowFirstColumn="0" w:lastRowLastColumn="0"/>
            <w:tcW w:w="1492" w:type="pct"/>
          </w:tcPr>
          <w:p w14:paraId="372882D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282F38BC"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71E08D6"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F1A8F7A"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Detailed Tracking: Audit RPC Events</w:t>
            </w:r>
          </w:p>
        </w:tc>
        <w:tc>
          <w:tcPr>
            <w:cnfStyle w:val="000010000000" w:firstRow="0" w:lastRow="0" w:firstColumn="0" w:lastColumn="0" w:oddVBand="1" w:evenVBand="0" w:oddHBand="0" w:evenHBand="0" w:firstRowFirstColumn="0" w:firstRowLastColumn="0" w:lastRowFirstColumn="0" w:lastRowLastColumn="0"/>
            <w:tcW w:w="1492" w:type="pct"/>
          </w:tcPr>
          <w:p w14:paraId="78FF0E9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No Auditing</w:t>
            </w:r>
          </w:p>
        </w:tc>
        <w:tc>
          <w:tcPr>
            <w:cnfStyle w:val="000100000000" w:firstRow="0" w:lastRow="0" w:firstColumn="0" w:lastColumn="1" w:oddVBand="0" w:evenVBand="0" w:oddHBand="0" w:evenHBand="0" w:firstRowFirstColumn="0" w:firstRowLastColumn="0" w:lastRowFirstColumn="0" w:lastRowLastColumn="0"/>
            <w:tcW w:w="719" w:type="pct"/>
          </w:tcPr>
          <w:p w14:paraId="6BDEA2F2"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9A65A9A" w14:textId="77777777" w:rsidTr="005565F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9" w:type="pct"/>
          </w:tcPr>
          <w:p w14:paraId="3645DB60"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Detailed Directory Service Replication</w:t>
            </w:r>
          </w:p>
        </w:tc>
        <w:tc>
          <w:tcPr>
            <w:cnfStyle w:val="000010000000" w:firstRow="0" w:lastRow="0" w:firstColumn="0" w:lastColumn="0" w:oddVBand="1" w:evenVBand="0" w:oddHBand="0" w:evenHBand="0" w:firstRowFirstColumn="0" w:firstRowLastColumn="0" w:lastRowFirstColumn="0" w:lastRowLastColumn="0"/>
            <w:tcW w:w="1492" w:type="pct"/>
          </w:tcPr>
          <w:p w14:paraId="30FDBF5A" w14:textId="6AF91117" w:rsidR="001B28F4" w:rsidRPr="00EA4CAE" w:rsidRDefault="001632AF"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11A2B27F"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7FD98372" w14:textId="77777777" w:rsidTr="005565FC">
        <w:trPr>
          <w:trHeight w:val="65"/>
        </w:trPr>
        <w:tc>
          <w:tcPr>
            <w:cnfStyle w:val="001000000000" w:firstRow="0" w:lastRow="0" w:firstColumn="1" w:lastColumn="0" w:oddVBand="0" w:evenVBand="0" w:oddHBand="0" w:evenHBand="0" w:firstRowFirstColumn="0" w:firstRowLastColumn="0" w:lastRowFirstColumn="0" w:lastRowLastColumn="0"/>
            <w:tcW w:w="2789" w:type="pct"/>
          </w:tcPr>
          <w:p w14:paraId="6DEE7CB7"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lastRenderedPageBreak/>
              <w:t>DS Access: Audit Directory Service Access</w:t>
            </w:r>
          </w:p>
        </w:tc>
        <w:tc>
          <w:tcPr>
            <w:cnfStyle w:val="000010000000" w:firstRow="0" w:lastRow="0" w:firstColumn="0" w:lastColumn="0" w:oddVBand="1" w:evenVBand="0" w:oddHBand="0" w:evenHBand="0" w:firstRowFirstColumn="0" w:firstRowLastColumn="0" w:lastRowFirstColumn="0" w:lastRowLastColumn="0"/>
            <w:tcW w:w="1492" w:type="pct"/>
          </w:tcPr>
          <w:p w14:paraId="71337037" w14:textId="52C99B5B"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5D64D202" w14:textId="77777777" w:rsidR="001B28F4" w:rsidRPr="00736CBE" w:rsidRDefault="001B28F4" w:rsidP="005565FC">
            <w:pPr>
              <w:pStyle w:val="TableParagraph"/>
              <w:spacing w:line="251" w:lineRule="exact"/>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2A460D8"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6949BC2"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Directory Service Changes</w:t>
            </w:r>
          </w:p>
        </w:tc>
        <w:tc>
          <w:tcPr>
            <w:cnfStyle w:val="000010000000" w:firstRow="0" w:lastRow="0" w:firstColumn="0" w:lastColumn="0" w:oddVBand="1" w:evenVBand="0" w:oddHBand="0" w:evenHBand="0" w:firstRowFirstColumn="0" w:firstRowLastColumn="0" w:lastRowFirstColumn="0" w:lastRowLastColumn="0"/>
            <w:tcW w:w="1492" w:type="pct"/>
          </w:tcPr>
          <w:p w14:paraId="1E283852" w14:textId="01E457F6"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8056946"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FC99CFA" w14:textId="77777777" w:rsidTr="005565FC">
        <w:trPr>
          <w:trHeight w:val="282"/>
        </w:trPr>
        <w:tc>
          <w:tcPr>
            <w:cnfStyle w:val="001000000000" w:firstRow="0" w:lastRow="0" w:firstColumn="1" w:lastColumn="0" w:oddVBand="0" w:evenVBand="0" w:oddHBand="0" w:evenHBand="0" w:firstRowFirstColumn="0" w:firstRowLastColumn="0" w:lastRowFirstColumn="0" w:lastRowLastColumn="0"/>
            <w:tcW w:w="2789" w:type="pct"/>
          </w:tcPr>
          <w:p w14:paraId="0724241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DS Access: Audit Directory Service Replication</w:t>
            </w:r>
          </w:p>
        </w:tc>
        <w:tc>
          <w:tcPr>
            <w:cnfStyle w:val="000010000000" w:firstRow="0" w:lastRow="0" w:firstColumn="0" w:lastColumn="0" w:oddVBand="1" w:evenVBand="0" w:oddHBand="0" w:evenHBand="0" w:firstRowFirstColumn="0" w:firstRowLastColumn="0" w:lastRowFirstColumn="0" w:lastRowLastColumn="0"/>
            <w:tcW w:w="1492" w:type="pct"/>
          </w:tcPr>
          <w:p w14:paraId="1088AC12" w14:textId="5E0C56E8" w:rsidR="001B28F4" w:rsidRPr="00EA4CAE" w:rsidRDefault="00A32D96"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663DE6BC"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6A8399F6"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24980521"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Account Lockout</w:t>
            </w:r>
          </w:p>
        </w:tc>
        <w:tc>
          <w:tcPr>
            <w:cnfStyle w:val="000010000000" w:firstRow="0" w:lastRow="0" w:firstColumn="0" w:lastColumn="0" w:oddVBand="1" w:evenVBand="0" w:oddHBand="0" w:evenHBand="0" w:firstRowFirstColumn="0" w:firstRowLastColumn="0" w:lastRowFirstColumn="0" w:lastRowLastColumn="0"/>
            <w:tcW w:w="1492" w:type="pct"/>
          </w:tcPr>
          <w:p w14:paraId="77098273"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2DE7036"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60D1151"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5B6641B"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User/Device Claims</w:t>
            </w:r>
          </w:p>
        </w:tc>
        <w:tc>
          <w:tcPr>
            <w:cnfStyle w:val="000010000000" w:firstRow="0" w:lastRow="0" w:firstColumn="0" w:lastColumn="0" w:oddVBand="1" w:evenVBand="0" w:oddHBand="0" w:evenHBand="0" w:firstRowFirstColumn="0" w:firstRowLastColumn="0" w:lastRowFirstColumn="0" w:lastRowLastColumn="0"/>
            <w:tcW w:w="1492" w:type="pct"/>
          </w:tcPr>
          <w:p w14:paraId="512B55AC"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No Auditing</w:t>
            </w:r>
          </w:p>
        </w:tc>
        <w:tc>
          <w:tcPr>
            <w:cnfStyle w:val="000100000000" w:firstRow="0" w:lastRow="0" w:firstColumn="0" w:lastColumn="1" w:oddVBand="0" w:evenVBand="0" w:oddHBand="0" w:evenHBand="0" w:firstRowFirstColumn="0" w:firstRowLastColumn="0" w:lastRowFirstColumn="0" w:lastRowLastColumn="0"/>
            <w:tcW w:w="719" w:type="pct"/>
          </w:tcPr>
          <w:p w14:paraId="0682769D"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3714339"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4E5E37AD"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Logoff</w:t>
            </w:r>
          </w:p>
        </w:tc>
        <w:tc>
          <w:tcPr>
            <w:cnfStyle w:val="000010000000" w:firstRow="0" w:lastRow="0" w:firstColumn="0" w:lastColumn="0" w:oddVBand="1" w:evenVBand="0" w:oddHBand="0" w:evenHBand="0" w:firstRowFirstColumn="0" w:firstRowLastColumn="0" w:lastRowFirstColumn="0" w:lastRowLastColumn="0"/>
            <w:tcW w:w="1492" w:type="pct"/>
          </w:tcPr>
          <w:p w14:paraId="0F8ACD3B"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5AEFFAB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8AD6A17"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B2CC343"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Other Logon/Logoff Events</w:t>
            </w:r>
          </w:p>
        </w:tc>
        <w:tc>
          <w:tcPr>
            <w:cnfStyle w:val="000010000000" w:firstRow="0" w:lastRow="0" w:firstColumn="0" w:lastColumn="0" w:oddVBand="1" w:evenVBand="0" w:oddHBand="0" w:evenHBand="0" w:firstRowFirstColumn="0" w:firstRowLastColumn="0" w:lastRowFirstColumn="0" w:lastRowLastColumn="0"/>
            <w:tcW w:w="1492" w:type="pct"/>
          </w:tcPr>
          <w:p w14:paraId="2F4BCE36"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A32C49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03099E1"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0FCBD0E5"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Logon/Logoff: Audit Special Logon</w:t>
            </w:r>
          </w:p>
        </w:tc>
        <w:tc>
          <w:tcPr>
            <w:cnfStyle w:val="000010000000" w:firstRow="0" w:lastRow="0" w:firstColumn="0" w:lastColumn="0" w:oddVBand="1" w:evenVBand="0" w:oddHBand="0" w:evenHBand="0" w:firstRowFirstColumn="0" w:firstRowLastColumn="0" w:lastRowFirstColumn="0" w:lastRowLastColumn="0"/>
            <w:tcW w:w="1492" w:type="pct"/>
          </w:tcPr>
          <w:p w14:paraId="1919A12F"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07494033"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37DD6BD"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038C0CCE"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Object Access: Audit Application Generated</w:t>
            </w:r>
          </w:p>
        </w:tc>
        <w:tc>
          <w:tcPr>
            <w:cnfStyle w:val="000010000000" w:firstRow="0" w:lastRow="0" w:firstColumn="0" w:lastColumn="0" w:oddVBand="1" w:evenVBand="0" w:oddHBand="0" w:evenHBand="0" w:firstRowFirstColumn="0" w:firstRowLastColumn="0" w:lastRowFirstColumn="0" w:lastRowLastColumn="0"/>
            <w:tcW w:w="1492" w:type="pct"/>
          </w:tcPr>
          <w:p w14:paraId="2ED3F9ED" w14:textId="77777777" w:rsidR="001B28F4" w:rsidRPr="00EA4CAE" w:rsidRDefault="001B28F4" w:rsidP="005565FC">
            <w:pPr>
              <w:jc w:val="center"/>
              <w:rPr>
                <w:rFonts w:ascii="Calibri" w:eastAsia="Times New Roman" w:hAnsi="Calibri" w:cs="Calibri"/>
                <w:color w:val="000000"/>
              </w:rPr>
            </w:pPr>
            <w:commentRangeStart w:id="72"/>
            <w:r>
              <w:rPr>
                <w:rFonts w:ascii="Calibri" w:eastAsia="Times New Roman" w:hAnsi="Calibri" w:cs="Calibri"/>
                <w:color w:val="000000"/>
              </w:rPr>
              <w:t>A</w:t>
            </w:r>
            <w:commentRangeEnd w:id="72"/>
            <w:r w:rsidR="00CF19D5" w:rsidRPr="00EA4CAE">
              <w:rPr>
                <w:rStyle w:val="CommentReference"/>
                <w:rFonts w:ascii="Calibri" w:eastAsia="Times New Roman" w:hAnsi="Calibri" w:cs="Calibri"/>
                <w:color w:val="000000"/>
                <w:sz w:val="22"/>
                <w:szCs w:val="22"/>
              </w:rPr>
              <w:commentReference w:id="72"/>
            </w:r>
          </w:p>
        </w:tc>
        <w:tc>
          <w:tcPr>
            <w:cnfStyle w:val="000100000000" w:firstRow="0" w:lastRow="0" w:firstColumn="0" w:lastColumn="1" w:oddVBand="0" w:evenVBand="0" w:oddHBand="0" w:evenHBand="0" w:firstRowFirstColumn="0" w:firstRowLastColumn="0" w:lastRowFirstColumn="0" w:lastRowLastColumn="0"/>
            <w:tcW w:w="719" w:type="pct"/>
          </w:tcPr>
          <w:p w14:paraId="1527D0B1"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054C65BF" w14:textId="77777777" w:rsidTr="005565F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789" w:type="pct"/>
          </w:tcPr>
          <w:p w14:paraId="7DA3F297" w14:textId="77777777" w:rsidR="001B28F4" w:rsidRPr="00EA4CAE" w:rsidRDefault="001B28F4" w:rsidP="005565FC">
            <w:pPr>
              <w:rPr>
                <w:rFonts w:ascii="Calibri" w:eastAsia="Times New Roman" w:hAnsi="Calibri" w:cs="Calibri"/>
                <w:b w:val="0"/>
                <w:color w:val="000000"/>
              </w:rPr>
            </w:pPr>
            <w:r w:rsidRPr="00EA4CAE">
              <w:rPr>
                <w:rFonts w:ascii="Calibri" w:eastAsia="Times New Roman" w:hAnsi="Calibri" w:cs="Calibri"/>
                <w:b w:val="0"/>
                <w:color w:val="000000"/>
              </w:rPr>
              <w:t xml:space="preserve">Object Access: Audit </w:t>
            </w:r>
            <w:r>
              <w:rPr>
                <w:rFonts w:ascii="Calibri" w:eastAsia="Times New Roman" w:hAnsi="Calibri" w:cs="Calibri"/>
                <w:b w:val="0"/>
                <w:color w:val="000000"/>
              </w:rPr>
              <w:t>Removal Storage</w:t>
            </w:r>
          </w:p>
        </w:tc>
        <w:tc>
          <w:tcPr>
            <w:cnfStyle w:val="000010000000" w:firstRow="0" w:lastRow="0" w:firstColumn="0" w:lastColumn="0" w:oddVBand="1" w:evenVBand="0" w:oddHBand="0" w:evenHBand="0" w:firstRowFirstColumn="0" w:firstRowLastColumn="0" w:lastRowFirstColumn="0" w:lastRowLastColumn="0"/>
            <w:tcW w:w="1492" w:type="pct"/>
          </w:tcPr>
          <w:p w14:paraId="159E743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ADCD7B6"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3FC203D2"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EE7F0FB"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Audit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0314A78D"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4A6C81F2"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0BFA72A"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1197725"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Authentication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18FC707B"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2773CE57" w14:textId="77777777" w:rsidR="001B28F4" w:rsidRPr="00736CBE" w:rsidRDefault="001B28F4" w:rsidP="005565FC">
            <w:pPr>
              <w:pStyle w:val="TableParagraph"/>
              <w:spacing w:before="2"/>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466D2C9B"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37CBBA3" w14:textId="77777777" w:rsidR="001B28F4" w:rsidRPr="00EA4CAE" w:rsidRDefault="001B28F4" w:rsidP="005565FC">
            <w:pPr>
              <w:rPr>
                <w:rFonts w:ascii="Calibri" w:eastAsia="Times New Roman" w:hAnsi="Calibri" w:cs="Calibri"/>
                <w:b w:val="0"/>
                <w:color w:val="000000"/>
              </w:rPr>
            </w:pPr>
            <w:r w:rsidRPr="00E27624">
              <w:rPr>
                <w:rFonts w:ascii="Calibri" w:eastAsia="Times New Roman" w:hAnsi="Calibri" w:cs="Calibri"/>
                <w:b w:val="0"/>
                <w:color w:val="000000"/>
              </w:rPr>
              <w:t>Policy Change</w:t>
            </w:r>
            <w:r w:rsidRPr="00EA4CAE">
              <w:rPr>
                <w:rFonts w:ascii="Calibri" w:eastAsia="Times New Roman" w:hAnsi="Calibri" w:cs="Calibri"/>
                <w:b w:val="0"/>
                <w:color w:val="000000"/>
              </w:rPr>
              <w:t xml:space="preserve">: </w:t>
            </w:r>
            <w:r w:rsidRPr="00E27624">
              <w:rPr>
                <w:rFonts w:ascii="Calibri" w:eastAsia="Times New Roman" w:hAnsi="Calibri" w:cs="Calibri"/>
                <w:b w:val="0"/>
                <w:color w:val="000000"/>
              </w:rPr>
              <w:t>Authorization Policy Change</w:t>
            </w:r>
          </w:p>
        </w:tc>
        <w:tc>
          <w:tcPr>
            <w:cnfStyle w:val="000010000000" w:firstRow="0" w:lastRow="0" w:firstColumn="0" w:lastColumn="0" w:oddVBand="1" w:evenVBand="0" w:oddHBand="0" w:evenHBand="0" w:firstRowFirstColumn="0" w:firstRowLastColumn="0" w:lastRowFirstColumn="0" w:lastRowLastColumn="0"/>
            <w:tcW w:w="1492" w:type="pct"/>
          </w:tcPr>
          <w:p w14:paraId="13376410"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4F06796D"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2193D15C"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5550043" w14:textId="77777777" w:rsidR="001B28F4" w:rsidRPr="00EA4CAE" w:rsidRDefault="001B28F4" w:rsidP="005565FC">
            <w:pPr>
              <w:rPr>
                <w:rFonts w:ascii="Calibri" w:eastAsia="Times New Roman" w:hAnsi="Calibri" w:cs="Calibri"/>
                <w:b w:val="0"/>
                <w:color w:val="000000"/>
              </w:rPr>
            </w:pPr>
            <w:r w:rsidRPr="00056E3D">
              <w:rPr>
                <w:rFonts w:ascii="Calibri" w:eastAsia="Times New Roman" w:hAnsi="Calibri" w:cs="Calibri"/>
                <w:b w:val="0"/>
                <w:color w:val="000000"/>
              </w:rPr>
              <w:t>Privilege Use</w:t>
            </w:r>
            <w:r w:rsidRPr="00EA4CAE">
              <w:rPr>
                <w:rFonts w:ascii="Calibri" w:eastAsia="Times New Roman" w:hAnsi="Calibri" w:cs="Calibri"/>
                <w:b w:val="0"/>
                <w:color w:val="000000"/>
              </w:rPr>
              <w:t xml:space="preserve">: </w:t>
            </w:r>
            <w:r w:rsidRPr="00E27624">
              <w:rPr>
                <w:rFonts w:ascii="Calibri" w:hAnsi="Calibri"/>
                <w:b w:val="0"/>
              </w:rPr>
              <w:t>Audit Sensitive Privilege Use</w:t>
            </w:r>
          </w:p>
        </w:tc>
        <w:tc>
          <w:tcPr>
            <w:cnfStyle w:val="000010000000" w:firstRow="0" w:lastRow="0" w:firstColumn="0" w:lastColumn="0" w:oddVBand="1" w:evenVBand="0" w:oddHBand="0" w:evenHBand="0" w:firstRowFirstColumn="0" w:firstRowLastColumn="0" w:lastRowFirstColumn="0" w:lastRowLastColumn="0"/>
            <w:tcW w:w="1492" w:type="pct"/>
          </w:tcPr>
          <w:p w14:paraId="08F7EEE6"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A9497E4"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69EB06D3"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3ED36D7F" w14:textId="77777777" w:rsidR="001B28F4" w:rsidRPr="00EA4CAE" w:rsidRDefault="001B28F4" w:rsidP="005565FC">
            <w:pPr>
              <w:rPr>
                <w:rFonts w:ascii="Calibri" w:eastAsia="Times New Roman" w:hAnsi="Calibri" w:cs="Calibri"/>
                <w:b w:val="0"/>
                <w:color w:val="000000"/>
              </w:rPr>
            </w:pPr>
            <w:r w:rsidRPr="00056E3D">
              <w:rPr>
                <w:rFonts w:ascii="Calibri" w:eastAsia="Times New Roman" w:hAnsi="Calibri" w:cs="Calibri"/>
                <w:b w:val="0"/>
                <w:color w:val="000000"/>
              </w:rPr>
              <w:t>System</w:t>
            </w:r>
            <w:r w:rsidRPr="00EA4CAE">
              <w:rPr>
                <w:rFonts w:ascii="Calibri" w:eastAsia="Times New Roman" w:hAnsi="Calibri" w:cs="Calibri"/>
                <w:b w:val="0"/>
                <w:color w:val="000000"/>
              </w:rPr>
              <w:t xml:space="preserve">: </w:t>
            </w:r>
            <w:r w:rsidRPr="00E27624">
              <w:rPr>
                <w:rFonts w:ascii="Calibri" w:hAnsi="Calibri"/>
                <w:b w:val="0"/>
              </w:rPr>
              <w:t xml:space="preserve">Audit </w:t>
            </w:r>
            <w:r w:rsidRPr="00056E3D">
              <w:rPr>
                <w:rFonts w:ascii="Calibri" w:hAnsi="Calibri"/>
                <w:b w:val="0"/>
              </w:rPr>
              <w:t>IPSec Driver</w:t>
            </w:r>
          </w:p>
        </w:tc>
        <w:tc>
          <w:tcPr>
            <w:cnfStyle w:val="000010000000" w:firstRow="0" w:lastRow="0" w:firstColumn="0" w:lastColumn="0" w:oddVBand="1" w:evenVBand="0" w:oddHBand="0" w:evenHBand="0" w:firstRowFirstColumn="0" w:firstRowLastColumn="0" w:lastRowFirstColumn="0" w:lastRowLastColumn="0"/>
            <w:tcW w:w="1492" w:type="pct"/>
          </w:tcPr>
          <w:p w14:paraId="501C6805" w14:textId="77777777" w:rsidR="001B28F4" w:rsidRPr="00EA4CAE" w:rsidRDefault="001B28F4" w:rsidP="005565FC">
            <w:pPr>
              <w:jc w:val="center"/>
              <w:rPr>
                <w:rFonts w:ascii="Calibri" w:eastAsia="Times New Roman" w:hAnsi="Calibri" w:cs="Calibri"/>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6CCF5B36"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1AEC0353"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7871AF2E"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sidRPr="00EA4CAE">
              <w:rPr>
                <w:rFonts w:ascii="Calibri" w:eastAsia="Times New Roman" w:hAnsi="Calibri" w:cs="Calibri"/>
                <w:b w:val="0"/>
                <w:bCs w:val="0"/>
                <w:color w:val="000000"/>
              </w:rPr>
              <w:t xml:space="preserve">: </w:t>
            </w:r>
            <w:r w:rsidRPr="00056E3D">
              <w:rPr>
                <w:rFonts w:ascii="Calibri" w:eastAsia="Times New Roman" w:hAnsi="Calibri" w:cs="Calibri"/>
                <w:b w:val="0"/>
                <w:bCs w:val="0"/>
                <w:color w:val="000000"/>
              </w:rPr>
              <w:t>Other System Events</w:t>
            </w:r>
          </w:p>
        </w:tc>
        <w:tc>
          <w:tcPr>
            <w:cnfStyle w:val="000010000000" w:firstRow="0" w:lastRow="0" w:firstColumn="0" w:lastColumn="0" w:oddVBand="1" w:evenVBand="0" w:oddHBand="0" w:evenHBand="0" w:firstRowFirstColumn="0" w:firstRowLastColumn="0" w:lastRowFirstColumn="0" w:lastRowLastColumn="0"/>
            <w:tcW w:w="1492" w:type="pct"/>
          </w:tcPr>
          <w:p w14:paraId="3C5A7272"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74E54744" w14:textId="77777777" w:rsidR="001B28F4" w:rsidRPr="00736CBE" w:rsidRDefault="001B28F4" w:rsidP="005565FC">
            <w:pPr>
              <w:pStyle w:val="TableParagraph"/>
              <w:rPr>
                <w:rFonts w:asciiTheme="minorHAnsi" w:eastAsiaTheme="minorHAnsi" w:hAnsiTheme="minorHAnsi" w:cstheme="minorBidi"/>
                <w:bCs w:val="0"/>
                <w:lang w:bidi="ar-SA"/>
              </w:rPr>
            </w:pPr>
            <w:r>
              <w:rPr>
                <w:rFonts w:ascii="Calibri" w:eastAsia="Times New Roman" w:hAnsi="Calibri" w:cs="Calibri"/>
                <w:color w:val="000000"/>
              </w:rPr>
              <w:t>Yes</w:t>
            </w:r>
          </w:p>
        </w:tc>
      </w:tr>
      <w:tr w:rsidR="001B28F4" w:rsidRPr="00736CBE" w14:paraId="5528F8C8" w14:textId="77777777" w:rsidTr="005565FC">
        <w:trPr>
          <w:trHeight w:val="285"/>
        </w:trPr>
        <w:tc>
          <w:tcPr>
            <w:cnfStyle w:val="001000000000" w:firstRow="0" w:lastRow="0" w:firstColumn="1" w:lastColumn="0" w:oddVBand="0" w:evenVBand="0" w:oddHBand="0" w:evenHBand="0" w:firstRowFirstColumn="0" w:firstRowLastColumn="0" w:lastRowFirstColumn="0" w:lastRowLastColumn="0"/>
            <w:tcW w:w="2789" w:type="pct"/>
          </w:tcPr>
          <w:p w14:paraId="6B48584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rsidRPr="00056E3D">
              <w:rPr>
                <w:rFonts w:ascii="Calibri" w:eastAsia="Times New Roman" w:hAnsi="Calibri" w:cs="Calibri"/>
                <w:b w:val="0"/>
                <w:color w:val="000000"/>
              </w:rPr>
              <w:t xml:space="preserve"> Security State Change</w:t>
            </w:r>
          </w:p>
        </w:tc>
        <w:tc>
          <w:tcPr>
            <w:cnfStyle w:val="000010000000" w:firstRow="0" w:lastRow="0" w:firstColumn="0" w:lastColumn="0" w:oddVBand="1" w:evenVBand="0" w:oddHBand="0" w:evenHBand="0" w:firstRowFirstColumn="0" w:firstRowLastColumn="0" w:lastRowFirstColumn="0" w:lastRowLastColumn="0"/>
            <w:tcW w:w="1492" w:type="pct"/>
          </w:tcPr>
          <w:p w14:paraId="517050F2"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w:t>
            </w:r>
          </w:p>
        </w:tc>
        <w:tc>
          <w:tcPr>
            <w:cnfStyle w:val="000100000000" w:firstRow="0" w:lastRow="0" w:firstColumn="0" w:lastColumn="1" w:oddVBand="0" w:evenVBand="0" w:oddHBand="0" w:evenHBand="0" w:firstRowFirstColumn="0" w:firstRowLastColumn="0" w:lastRowFirstColumn="0" w:lastRowLastColumn="0"/>
            <w:tcW w:w="719" w:type="pct"/>
          </w:tcPr>
          <w:p w14:paraId="5CDE3F23"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3780AF0D" w14:textId="77777777" w:rsidTr="005565F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1FDCED0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t xml:space="preserve"> </w:t>
            </w:r>
            <w:r w:rsidRPr="00056E3D">
              <w:rPr>
                <w:rFonts w:ascii="Calibri" w:eastAsia="Times New Roman" w:hAnsi="Calibri" w:cs="Calibri"/>
                <w:b w:val="0"/>
                <w:color w:val="000000"/>
              </w:rPr>
              <w:t>Security System Extension</w:t>
            </w:r>
          </w:p>
        </w:tc>
        <w:tc>
          <w:tcPr>
            <w:cnfStyle w:val="000010000000" w:firstRow="0" w:lastRow="0" w:firstColumn="0" w:lastColumn="0" w:oddVBand="1" w:evenVBand="0" w:oddHBand="0" w:evenHBand="0" w:firstRowFirstColumn="0" w:firstRowLastColumn="0" w:lastRowFirstColumn="0" w:lastRowLastColumn="0"/>
            <w:tcW w:w="1492" w:type="pct"/>
          </w:tcPr>
          <w:p w14:paraId="797E9769" w14:textId="77777777" w:rsidR="001B28F4" w:rsidRPr="00EA4CAE" w:rsidRDefault="001B28F4" w:rsidP="005565FC">
            <w:pPr>
              <w:jc w:val="center"/>
              <w:rPr>
                <w:rFonts w:ascii="Calibri" w:eastAsia="Times New Roman" w:hAnsi="Calibri" w:cs="Calibri"/>
                <w:b/>
                <w:bCs/>
                <w:color w:val="000000"/>
              </w:rPr>
            </w:pPr>
            <w:r w:rsidRPr="00EA4CAE">
              <w:rPr>
                <w:rFonts w:ascii="Calibri" w:eastAsia="Times New Roman" w:hAnsi="Calibri" w:cs="Calibri"/>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08837DE0"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r w:rsidR="001B28F4" w:rsidRPr="00736CBE" w14:paraId="38A26994" w14:textId="77777777" w:rsidTr="005565FC">
        <w:trPr>
          <w:cnfStyle w:val="010000000000" w:firstRow="0" w:lastRow="1"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9" w:type="pct"/>
          </w:tcPr>
          <w:p w14:paraId="5EC853CC" w14:textId="77777777" w:rsidR="001B28F4" w:rsidRPr="00EA4CAE" w:rsidRDefault="001B28F4" w:rsidP="005565FC">
            <w:pPr>
              <w:rPr>
                <w:rFonts w:ascii="Calibri" w:eastAsia="Times New Roman" w:hAnsi="Calibri" w:cs="Calibri"/>
                <w:b w:val="0"/>
                <w:bCs w:val="0"/>
                <w:color w:val="000000"/>
              </w:rPr>
            </w:pPr>
            <w:r w:rsidRPr="00056E3D">
              <w:rPr>
                <w:rFonts w:ascii="Calibri" w:eastAsia="Times New Roman" w:hAnsi="Calibri" w:cs="Calibri"/>
                <w:b w:val="0"/>
                <w:color w:val="000000"/>
              </w:rPr>
              <w:t>System</w:t>
            </w:r>
            <w:r>
              <w:rPr>
                <w:rFonts w:ascii="Calibri" w:eastAsia="Times New Roman" w:hAnsi="Calibri" w:cs="Calibri"/>
                <w:b w:val="0"/>
                <w:color w:val="000000"/>
              </w:rPr>
              <w:t>:</w:t>
            </w:r>
            <w:r>
              <w:t xml:space="preserve"> </w:t>
            </w:r>
            <w:r w:rsidRPr="00056E3D">
              <w:rPr>
                <w:rFonts w:ascii="Calibri" w:eastAsia="Times New Roman" w:hAnsi="Calibri" w:cs="Calibri"/>
                <w:b w:val="0"/>
                <w:color w:val="000000"/>
              </w:rPr>
              <w:t>System Integrity</w:t>
            </w:r>
          </w:p>
        </w:tc>
        <w:tc>
          <w:tcPr>
            <w:cnfStyle w:val="000010000000" w:firstRow="0" w:lastRow="0" w:firstColumn="0" w:lastColumn="0" w:oddVBand="1" w:evenVBand="0" w:oddHBand="0" w:evenHBand="0" w:firstRowFirstColumn="0" w:firstRowLastColumn="0" w:lastRowFirstColumn="0" w:lastRowLastColumn="0"/>
            <w:tcW w:w="1492" w:type="pct"/>
          </w:tcPr>
          <w:p w14:paraId="46439D4A" w14:textId="77777777" w:rsidR="001B28F4" w:rsidRPr="00CF19D5" w:rsidRDefault="001B28F4" w:rsidP="005565FC">
            <w:pPr>
              <w:jc w:val="center"/>
              <w:rPr>
                <w:rFonts w:ascii="Calibri" w:eastAsia="Times New Roman" w:hAnsi="Calibri" w:cs="Calibri"/>
                <w:b w:val="0"/>
                <w:bCs w:val="0"/>
                <w:color w:val="000000"/>
              </w:rPr>
            </w:pPr>
            <w:r w:rsidRPr="00CF19D5">
              <w:rPr>
                <w:rFonts w:ascii="Calibri" w:eastAsia="Times New Roman" w:hAnsi="Calibri" w:cs="Calibri"/>
                <w:b w:val="0"/>
                <w:color w:val="000000"/>
              </w:rPr>
              <w:t>Success and Failure</w:t>
            </w:r>
          </w:p>
        </w:tc>
        <w:tc>
          <w:tcPr>
            <w:cnfStyle w:val="000100000000" w:firstRow="0" w:lastRow="0" w:firstColumn="0" w:lastColumn="1" w:oddVBand="0" w:evenVBand="0" w:oddHBand="0" w:evenHBand="0" w:firstRowFirstColumn="0" w:firstRowLastColumn="0" w:lastRowFirstColumn="0" w:lastRowLastColumn="0"/>
            <w:tcW w:w="719" w:type="pct"/>
          </w:tcPr>
          <w:p w14:paraId="2AF5F41B" w14:textId="77777777" w:rsidR="001B28F4" w:rsidRDefault="001B28F4" w:rsidP="005565FC">
            <w:pPr>
              <w:pStyle w:val="TableParagraph"/>
              <w:rPr>
                <w:rFonts w:ascii="Calibri" w:eastAsia="Times New Roman" w:hAnsi="Calibri" w:cs="Calibri"/>
                <w:color w:val="000000"/>
              </w:rPr>
            </w:pPr>
            <w:r>
              <w:rPr>
                <w:rFonts w:ascii="Calibri" w:eastAsia="Times New Roman" w:hAnsi="Calibri" w:cs="Calibri"/>
                <w:color w:val="000000"/>
              </w:rPr>
              <w:t>Yes</w:t>
            </w:r>
          </w:p>
        </w:tc>
      </w:tr>
    </w:tbl>
    <w:p w14:paraId="765221C8" w14:textId="178339F9" w:rsidR="007C6386" w:rsidRDefault="007C6386" w:rsidP="00171A42">
      <w:pPr>
        <w:rPr>
          <w:rFonts w:ascii="Segoe UI" w:hAnsi="Segoe UI" w:cs="Segoe UI"/>
          <w:color w:val="FF0000"/>
          <w:sz w:val="20"/>
          <w:szCs w:val="20"/>
        </w:rPr>
      </w:pPr>
    </w:p>
    <w:p w14:paraId="300FB928" w14:textId="48544DA5" w:rsidR="00ED632E" w:rsidRPr="00E80A16" w:rsidRDefault="00ED632E" w:rsidP="005527BD">
      <w:pPr>
        <w:pStyle w:val="Heading1"/>
        <w:rPr>
          <w:b/>
        </w:rPr>
      </w:pPr>
      <w:bookmarkStart w:id="73" w:name="_Toc14502259"/>
      <w:r>
        <w:rPr>
          <w:b/>
        </w:rPr>
        <w:t>App</w:t>
      </w:r>
      <w:r w:rsidR="008A234F">
        <w:rPr>
          <w:b/>
        </w:rPr>
        <w:t>Locker</w:t>
      </w:r>
      <w:r>
        <w:rPr>
          <w:b/>
        </w:rPr>
        <w:t xml:space="preserve"> </w:t>
      </w:r>
      <w:r w:rsidRPr="00E80A16">
        <w:rPr>
          <w:b/>
        </w:rPr>
        <w:t>Hardening Check List for GIC.</w:t>
      </w:r>
      <w:bookmarkEnd w:id="73"/>
    </w:p>
    <w:p w14:paraId="663EFE9B" w14:textId="6D7F4807" w:rsidR="00ED632E" w:rsidRDefault="00ED632E" w:rsidP="00ED632E">
      <w:pPr>
        <w:jc w:val="both"/>
      </w:pPr>
      <w:r>
        <w:t xml:space="preserve">Below is the </w:t>
      </w:r>
      <w:r w:rsidR="005527BD">
        <w:t>AppLocker Hardening</w:t>
      </w:r>
      <w:r>
        <w:t xml:space="preserve"> guideline for all  </w:t>
      </w:r>
      <w:r w:rsidR="001B28F4">
        <w:t xml:space="preserve">Domain </w:t>
      </w:r>
      <w:r>
        <w:t xml:space="preserve"> Control Server  in GIC Environment.</w:t>
      </w:r>
    </w:p>
    <w:tbl>
      <w:tblPr>
        <w:tblStyle w:val="GridTable4-Accent1"/>
        <w:tblW w:w="9355" w:type="dxa"/>
        <w:tblLayout w:type="fixed"/>
        <w:tblLook w:val="04A0" w:firstRow="1" w:lastRow="0" w:firstColumn="1" w:lastColumn="0" w:noHBand="0" w:noVBand="1"/>
      </w:tblPr>
      <w:tblGrid>
        <w:gridCol w:w="1705"/>
        <w:gridCol w:w="5670"/>
        <w:gridCol w:w="1260"/>
        <w:gridCol w:w="720"/>
      </w:tblGrid>
      <w:tr w:rsidR="00ED632E" w:rsidRPr="00224A9B" w14:paraId="523BA818" w14:textId="77777777" w:rsidTr="005527BD">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705" w:type="dxa"/>
            <w:hideMark/>
          </w:tcPr>
          <w:p w14:paraId="22E6B301" w14:textId="77777777" w:rsidR="00ED632E" w:rsidRPr="00C60B01" w:rsidRDefault="00ED632E" w:rsidP="00D10E99">
            <w:pPr>
              <w:ind w:firstLineChars="100" w:firstLine="24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Topic</w:t>
            </w:r>
          </w:p>
        </w:tc>
        <w:tc>
          <w:tcPr>
            <w:tcW w:w="5670" w:type="dxa"/>
            <w:hideMark/>
          </w:tcPr>
          <w:p w14:paraId="076DFE84" w14:textId="77777777" w:rsidR="00ED632E" w:rsidRPr="00C60B01" w:rsidRDefault="00ED632E" w:rsidP="00D10E99">
            <w:pPr>
              <w:ind w:firstLineChars="100" w:firstLine="240"/>
              <w:cnfStyle w:val="100000000000" w:firstRow="1" w:lastRow="0" w:firstColumn="0" w:lastColumn="0" w:oddVBand="0" w:evenVBand="0" w:oddHBand="0" w:evenHBand="0" w:firstRowFirstColumn="0" w:firstRowLastColumn="0" w:lastRowFirstColumn="0" w:lastRowLastColumn="0"/>
              <w:rPr>
                <w:rFonts w:ascii="Segoe UI Semibold" w:eastAsia="Times New Roman" w:hAnsi="Segoe UI Semibold" w:cs="Segoe UI Semibold"/>
                <w:b w:val="0"/>
                <w:bCs w:val="0"/>
                <w:sz w:val="24"/>
                <w:szCs w:val="24"/>
              </w:rPr>
            </w:pPr>
            <w:r w:rsidRPr="00C60B01">
              <w:rPr>
                <w:rFonts w:ascii="Segoe UI Semibold" w:eastAsia="Times New Roman" w:hAnsi="Segoe UI Semibold" w:cs="Segoe UI Semibold"/>
                <w:b w:val="0"/>
                <w:bCs w:val="0"/>
                <w:sz w:val="24"/>
                <w:szCs w:val="24"/>
              </w:rPr>
              <w:t> Description</w:t>
            </w:r>
          </w:p>
        </w:tc>
        <w:tc>
          <w:tcPr>
            <w:tcW w:w="1260" w:type="dxa"/>
            <w:noWrap/>
            <w:hideMark/>
          </w:tcPr>
          <w:p w14:paraId="21C9B691" w14:textId="77777777" w:rsidR="00ED632E" w:rsidRPr="00C60B01" w:rsidRDefault="00ED632E" w:rsidP="00D10E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Policy</w:t>
            </w:r>
          </w:p>
        </w:tc>
        <w:tc>
          <w:tcPr>
            <w:tcW w:w="720" w:type="dxa"/>
          </w:tcPr>
          <w:p w14:paraId="526D9D62" w14:textId="77777777" w:rsidR="00ED632E" w:rsidRPr="00C60B01" w:rsidRDefault="00ED632E" w:rsidP="00D10E9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C60B01">
              <w:rPr>
                <w:rFonts w:ascii="Calibri" w:eastAsia="Times New Roman" w:hAnsi="Calibri" w:cs="Calibri"/>
                <w:b w:val="0"/>
                <w:bCs w:val="0"/>
                <w:sz w:val="24"/>
                <w:szCs w:val="24"/>
              </w:rPr>
              <w:t>Yes/NO</w:t>
            </w:r>
          </w:p>
        </w:tc>
      </w:tr>
      <w:tr w:rsidR="00ED632E" w:rsidRPr="00224A9B" w14:paraId="334D0B95" w14:textId="77777777" w:rsidTr="005527B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FE0CF90" w14:textId="3E87886D" w:rsidR="008A234F" w:rsidRDefault="008A234F" w:rsidP="008A234F">
            <w:pPr>
              <w:rPr>
                <w:rFonts w:ascii="Calibri" w:hAnsi="Calibri"/>
                <w:color w:val="000000"/>
              </w:rPr>
            </w:pPr>
            <w:r>
              <w:rPr>
                <w:rFonts w:ascii="Calibri" w:hAnsi="Calibri"/>
                <w:color w:val="000000"/>
              </w:rPr>
              <w:t>AppLocker\Executable Rules</w:t>
            </w:r>
          </w:p>
          <w:p w14:paraId="55AC8559" w14:textId="68C26AA2" w:rsidR="00ED632E" w:rsidRPr="00224A9B" w:rsidRDefault="00ED632E" w:rsidP="00D10E99">
            <w:pPr>
              <w:rPr>
                <w:rFonts w:ascii="Calibri" w:eastAsia="Times New Roman" w:hAnsi="Calibri" w:cs="Calibri"/>
                <w:color w:val="000000"/>
              </w:rPr>
            </w:pPr>
          </w:p>
        </w:tc>
        <w:tc>
          <w:tcPr>
            <w:tcW w:w="5670" w:type="dxa"/>
            <w:hideMark/>
          </w:tcPr>
          <w:p w14:paraId="4117F417" w14:textId="77777777" w:rsidR="008A234F" w:rsidRDefault="008A234F" w:rsidP="008A234F">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FilePublisherRule | Deny | Everyone | Block Google Chrome</w:t>
            </w:r>
          </w:p>
          <w:p w14:paraId="56847EFF" w14:textId="2B2C9775" w:rsidR="00ED632E" w:rsidRPr="0041692E" w:rsidRDefault="00ED632E" w:rsidP="00D10E99">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260" w:type="dxa"/>
            <w:noWrap/>
            <w:hideMark/>
          </w:tcPr>
          <w:p w14:paraId="3408EA68" w14:textId="69AC85C9" w:rsidR="00ED632E" w:rsidRPr="00224A9B"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Deny</w:t>
            </w:r>
          </w:p>
        </w:tc>
        <w:tc>
          <w:tcPr>
            <w:tcW w:w="720" w:type="dxa"/>
          </w:tcPr>
          <w:p w14:paraId="55157597" w14:textId="77777777" w:rsidR="00ED632E" w:rsidRPr="00224A9B" w:rsidRDefault="00ED632E"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ED632E" w:rsidRPr="00224A9B" w14:paraId="1E2318F7" w14:textId="77777777" w:rsidTr="005527BD">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68A24A29" w14:textId="77777777" w:rsidR="005527BD" w:rsidRDefault="005527BD" w:rsidP="005527BD">
            <w:pPr>
              <w:rPr>
                <w:rFonts w:ascii="Calibri" w:hAnsi="Calibri"/>
                <w:color w:val="000000"/>
              </w:rPr>
            </w:pPr>
            <w:r>
              <w:rPr>
                <w:rFonts w:ascii="Calibri" w:hAnsi="Calibri"/>
                <w:color w:val="000000"/>
              </w:rPr>
              <w:t>AppLocker\Executable Rules</w:t>
            </w:r>
          </w:p>
          <w:p w14:paraId="2DC211EC" w14:textId="5E3D16D8" w:rsidR="00ED632E" w:rsidRPr="00224A9B" w:rsidRDefault="00ED632E" w:rsidP="00D10E99">
            <w:pPr>
              <w:rPr>
                <w:rFonts w:ascii="Calibri" w:eastAsia="Times New Roman" w:hAnsi="Calibri" w:cs="Calibri"/>
                <w:color w:val="000000"/>
              </w:rPr>
            </w:pPr>
          </w:p>
        </w:tc>
        <w:tc>
          <w:tcPr>
            <w:tcW w:w="5670" w:type="dxa"/>
            <w:hideMark/>
          </w:tcPr>
          <w:p w14:paraId="682BB9FE" w14:textId="77777777" w:rsidR="008A234F" w:rsidRDefault="008A234F" w:rsidP="008A234F">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FilePublisherRule | Deny | Everyone | Block Mozilla Firefox</w:t>
            </w:r>
          </w:p>
          <w:p w14:paraId="09364675" w14:textId="581DAFFB" w:rsidR="00ED632E" w:rsidRPr="0041692E" w:rsidRDefault="00ED632E" w:rsidP="00D10E99">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260" w:type="dxa"/>
            <w:noWrap/>
            <w:hideMark/>
          </w:tcPr>
          <w:p w14:paraId="0239A111" w14:textId="3A366A6C" w:rsidR="00ED632E" w:rsidRPr="00224A9B" w:rsidRDefault="005527BD"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Deny</w:t>
            </w:r>
          </w:p>
        </w:tc>
        <w:tc>
          <w:tcPr>
            <w:tcW w:w="720" w:type="dxa"/>
          </w:tcPr>
          <w:p w14:paraId="77E4C33E" w14:textId="77777777" w:rsidR="00ED632E" w:rsidRPr="00224A9B" w:rsidRDefault="00ED632E"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ED632E" w:rsidRPr="00224A9B" w14:paraId="19D94FCD" w14:textId="77777777" w:rsidTr="005527B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761E20ED" w14:textId="77777777" w:rsidR="005527BD" w:rsidRDefault="005527BD" w:rsidP="005527BD">
            <w:pPr>
              <w:rPr>
                <w:rFonts w:ascii="Calibri" w:hAnsi="Calibri"/>
                <w:color w:val="000000"/>
              </w:rPr>
            </w:pPr>
            <w:r>
              <w:rPr>
                <w:rFonts w:ascii="Calibri" w:hAnsi="Calibri"/>
                <w:color w:val="000000"/>
              </w:rPr>
              <w:t>AppLocker\Executable Rules</w:t>
            </w:r>
          </w:p>
          <w:p w14:paraId="43817474" w14:textId="3504041A" w:rsidR="00ED632E" w:rsidRPr="00224A9B" w:rsidRDefault="00ED632E" w:rsidP="00D10E99">
            <w:pPr>
              <w:rPr>
                <w:rFonts w:ascii="Calibri" w:eastAsia="Times New Roman" w:hAnsi="Calibri" w:cs="Calibri"/>
                <w:color w:val="000000"/>
              </w:rPr>
            </w:pPr>
          </w:p>
        </w:tc>
        <w:tc>
          <w:tcPr>
            <w:tcW w:w="5670" w:type="dxa"/>
            <w:hideMark/>
          </w:tcPr>
          <w:p w14:paraId="585D4CDF" w14:textId="3DDC830F" w:rsidR="00ED632E" w:rsidRPr="0041692E" w:rsidRDefault="008A234F" w:rsidP="00D10E99">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A234F">
              <w:rPr>
                <w:rFonts w:ascii="Calibri" w:eastAsia="Times New Roman" w:hAnsi="Calibri" w:cs="Calibri"/>
                <w:color w:val="000000"/>
              </w:rPr>
              <w:t>MICROSOFT® WINDOWS® OPERATING SYSTEM</w:t>
            </w:r>
          </w:p>
        </w:tc>
        <w:tc>
          <w:tcPr>
            <w:tcW w:w="1260" w:type="dxa"/>
            <w:noWrap/>
            <w:hideMark/>
          </w:tcPr>
          <w:p w14:paraId="0E5AF2D6" w14:textId="77777777" w:rsidR="00ED632E" w:rsidRPr="00224A9B" w:rsidRDefault="00ED632E"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24A9B">
              <w:rPr>
                <w:rFonts w:ascii="Calibri" w:eastAsia="Times New Roman" w:hAnsi="Calibri" w:cs="Calibri"/>
                <w:color w:val="000000"/>
              </w:rPr>
              <w:t>10 Days</w:t>
            </w:r>
          </w:p>
        </w:tc>
        <w:tc>
          <w:tcPr>
            <w:tcW w:w="720" w:type="dxa"/>
          </w:tcPr>
          <w:p w14:paraId="5222BDD4" w14:textId="77777777" w:rsidR="00ED632E" w:rsidRPr="00224A9B" w:rsidRDefault="00ED632E"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ED632E" w:rsidRPr="00224A9B" w14:paraId="487A02E8" w14:textId="77777777" w:rsidTr="005527BD">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067B5F0E" w14:textId="77777777" w:rsidR="005527BD" w:rsidRDefault="005527BD" w:rsidP="005527BD">
            <w:pPr>
              <w:rPr>
                <w:rFonts w:ascii="Calibri" w:hAnsi="Calibri"/>
                <w:color w:val="000000"/>
              </w:rPr>
            </w:pPr>
            <w:r>
              <w:rPr>
                <w:rFonts w:ascii="Calibri" w:hAnsi="Calibri"/>
                <w:color w:val="000000"/>
              </w:rPr>
              <w:t>AppLocker\Executable Rules</w:t>
            </w:r>
          </w:p>
          <w:p w14:paraId="40D72086" w14:textId="7CE208DF" w:rsidR="00ED632E" w:rsidRPr="00224A9B" w:rsidRDefault="00ED632E" w:rsidP="00D10E99">
            <w:pPr>
              <w:rPr>
                <w:rFonts w:ascii="Calibri" w:eastAsia="Times New Roman" w:hAnsi="Calibri" w:cs="Calibri"/>
                <w:color w:val="000000"/>
              </w:rPr>
            </w:pPr>
          </w:p>
        </w:tc>
        <w:tc>
          <w:tcPr>
            <w:tcW w:w="5670" w:type="dxa"/>
            <w:hideMark/>
          </w:tcPr>
          <w:p w14:paraId="18077F3C" w14:textId="26851A39" w:rsidR="00ED632E" w:rsidRPr="0041692E" w:rsidRDefault="00753795" w:rsidP="00D10E99">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53795">
              <w:rPr>
                <w:rFonts w:ascii="Calibri" w:eastAsia="Times New Roman" w:hAnsi="Calibri" w:cs="Calibri"/>
                <w:color w:val="000000"/>
              </w:rPr>
              <w:t>SYMANTEC CORE TECHNOLOGY</w:t>
            </w:r>
          </w:p>
        </w:tc>
        <w:tc>
          <w:tcPr>
            <w:tcW w:w="1260" w:type="dxa"/>
            <w:noWrap/>
            <w:hideMark/>
          </w:tcPr>
          <w:p w14:paraId="72A8F05E" w14:textId="77777777" w:rsidR="00ED632E" w:rsidRPr="00224A9B" w:rsidRDefault="00ED632E"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10</w:t>
            </w:r>
            <w:r w:rsidRPr="00224A9B">
              <w:rPr>
                <w:rFonts w:ascii="Calibri" w:eastAsia="Times New Roman" w:hAnsi="Calibri" w:cs="Calibri"/>
                <w:color w:val="000000"/>
              </w:rPr>
              <w:t xml:space="preserve"> Character </w:t>
            </w:r>
          </w:p>
        </w:tc>
        <w:tc>
          <w:tcPr>
            <w:tcW w:w="720" w:type="dxa"/>
          </w:tcPr>
          <w:p w14:paraId="561A429A" w14:textId="77777777" w:rsidR="00ED632E" w:rsidRPr="00224A9B" w:rsidRDefault="00ED632E"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ED632E" w:rsidRPr="00224A9B" w14:paraId="70A7C237" w14:textId="77777777" w:rsidTr="005527B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3199B8A7" w14:textId="1C11AC5E" w:rsidR="005527BD" w:rsidRDefault="005527BD" w:rsidP="005527BD">
            <w:pPr>
              <w:rPr>
                <w:rFonts w:ascii="Calibri" w:hAnsi="Calibri"/>
                <w:color w:val="000000"/>
              </w:rPr>
            </w:pPr>
            <w:r>
              <w:rPr>
                <w:rFonts w:ascii="Calibri" w:hAnsi="Calibri"/>
                <w:color w:val="000000"/>
              </w:rPr>
              <w:t>AppLocker\Script</w:t>
            </w:r>
          </w:p>
          <w:p w14:paraId="0BCE6CE1" w14:textId="45FA624B" w:rsidR="00ED632E" w:rsidRPr="00224A9B" w:rsidRDefault="00ED632E" w:rsidP="00D10E99">
            <w:pPr>
              <w:rPr>
                <w:rFonts w:ascii="Calibri" w:eastAsia="Times New Roman" w:hAnsi="Calibri" w:cs="Calibri"/>
                <w:color w:val="000000"/>
              </w:rPr>
            </w:pPr>
          </w:p>
        </w:tc>
        <w:tc>
          <w:tcPr>
            <w:tcW w:w="5670" w:type="dxa"/>
            <w:hideMark/>
          </w:tcPr>
          <w:p w14:paraId="0933AB1D" w14:textId="67DFDDDF" w:rsidR="00ED632E" w:rsidRPr="0041692E" w:rsidRDefault="00753795" w:rsidP="00D10E99">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53795">
              <w:rPr>
                <w:rFonts w:ascii="Calibri" w:eastAsia="Times New Roman" w:hAnsi="Calibri" w:cs="Calibri"/>
                <w:color w:val="000000"/>
              </w:rPr>
              <w:t xml:space="preserve">All </w:t>
            </w:r>
            <w:r w:rsidR="005527BD">
              <w:rPr>
                <w:rFonts w:ascii="Calibri" w:eastAsia="Times New Roman" w:hAnsi="Calibri" w:cs="Calibri"/>
                <w:color w:val="000000"/>
              </w:rPr>
              <w:t>Script</w:t>
            </w:r>
            <w:r w:rsidRPr="00753795">
              <w:rPr>
                <w:rFonts w:ascii="Calibri" w:eastAsia="Times New Roman" w:hAnsi="Calibri" w:cs="Calibri"/>
                <w:color w:val="000000"/>
              </w:rPr>
              <w:t xml:space="preserve"> located in the Program Files folder</w:t>
            </w:r>
          </w:p>
        </w:tc>
        <w:tc>
          <w:tcPr>
            <w:tcW w:w="1260" w:type="dxa"/>
            <w:noWrap/>
            <w:hideMark/>
          </w:tcPr>
          <w:p w14:paraId="1E3833EE" w14:textId="785BBEE0" w:rsidR="00ED632E" w:rsidRPr="00AD10B7"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Pr>
                <w:rFonts w:ascii="Calibri" w:eastAsia="Times New Roman" w:hAnsi="Calibri" w:cs="Calibri"/>
                <w:color w:val="000000"/>
                <w:sz w:val="18"/>
              </w:rPr>
              <w:t>Allow</w:t>
            </w:r>
          </w:p>
        </w:tc>
        <w:tc>
          <w:tcPr>
            <w:tcW w:w="720" w:type="dxa"/>
          </w:tcPr>
          <w:p w14:paraId="6D2CF45F" w14:textId="77777777" w:rsidR="00ED632E" w:rsidRPr="00224A9B" w:rsidRDefault="00ED632E"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ED632E" w:rsidRPr="00224A9B" w14:paraId="7C2DBD97" w14:textId="77777777" w:rsidTr="005527BD">
        <w:trPr>
          <w:trHeight w:val="1008"/>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E6F9C1B" w14:textId="77777777" w:rsidR="005527BD" w:rsidRDefault="005527BD" w:rsidP="005527BD">
            <w:pPr>
              <w:rPr>
                <w:rFonts w:ascii="Calibri" w:hAnsi="Calibri"/>
                <w:color w:val="000000"/>
              </w:rPr>
            </w:pPr>
            <w:r>
              <w:rPr>
                <w:rFonts w:ascii="Calibri" w:hAnsi="Calibri"/>
                <w:color w:val="000000"/>
              </w:rPr>
              <w:lastRenderedPageBreak/>
              <w:t>AppLocker\Executable Rules</w:t>
            </w:r>
          </w:p>
          <w:p w14:paraId="6ED2B2C9" w14:textId="714DBD99" w:rsidR="00ED632E" w:rsidRPr="00224A9B" w:rsidRDefault="00ED632E" w:rsidP="00D10E99">
            <w:pPr>
              <w:rPr>
                <w:rFonts w:ascii="Calibri" w:eastAsia="Times New Roman" w:hAnsi="Calibri" w:cs="Calibri"/>
                <w:color w:val="000000"/>
              </w:rPr>
            </w:pPr>
          </w:p>
        </w:tc>
        <w:tc>
          <w:tcPr>
            <w:tcW w:w="5670" w:type="dxa"/>
            <w:hideMark/>
          </w:tcPr>
          <w:p w14:paraId="2421BE22" w14:textId="486C4E0F" w:rsidR="00ED632E" w:rsidRPr="0041692E" w:rsidRDefault="00FA5EEB" w:rsidP="00D10E99">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5EEB">
              <w:rPr>
                <w:rFonts w:ascii="Calibri" w:eastAsia="Times New Roman" w:hAnsi="Calibri" w:cs="Calibri"/>
                <w:color w:val="000000"/>
              </w:rPr>
              <w:t>MICROSOFT SQL SERVER 2016 T-SQL SCRIPTDOM</w:t>
            </w:r>
          </w:p>
        </w:tc>
        <w:tc>
          <w:tcPr>
            <w:tcW w:w="1260" w:type="dxa"/>
            <w:noWrap/>
            <w:hideMark/>
          </w:tcPr>
          <w:p w14:paraId="3D87F498" w14:textId="4D923024" w:rsidR="00ED632E" w:rsidRPr="00224A9B" w:rsidRDefault="005527BD"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Allow</w:t>
            </w:r>
          </w:p>
        </w:tc>
        <w:tc>
          <w:tcPr>
            <w:tcW w:w="720" w:type="dxa"/>
          </w:tcPr>
          <w:p w14:paraId="23BF47AF" w14:textId="77777777" w:rsidR="00ED632E" w:rsidRPr="00224A9B" w:rsidRDefault="00ED632E"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Yes</w:t>
            </w:r>
          </w:p>
        </w:tc>
      </w:tr>
      <w:tr w:rsidR="005527BD" w:rsidRPr="00224A9B" w14:paraId="7042BC8F" w14:textId="77777777" w:rsidTr="005527B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tcPr>
          <w:p w14:paraId="504873AB" w14:textId="498F0652" w:rsidR="005527BD" w:rsidRDefault="005527BD" w:rsidP="005527BD">
            <w:pPr>
              <w:rPr>
                <w:rFonts w:ascii="Calibri" w:hAnsi="Calibri"/>
                <w:color w:val="000000"/>
              </w:rPr>
            </w:pPr>
            <w:r>
              <w:rPr>
                <w:rFonts w:ascii="Calibri" w:hAnsi="Calibri"/>
                <w:color w:val="000000"/>
              </w:rPr>
              <w:t>AppLocker\Windows Installer File</w:t>
            </w:r>
          </w:p>
          <w:p w14:paraId="30298642" w14:textId="77777777" w:rsidR="005527BD" w:rsidRPr="00224A9B" w:rsidRDefault="005527BD" w:rsidP="00D10E99">
            <w:pPr>
              <w:rPr>
                <w:rFonts w:ascii="Calibri" w:eastAsia="Times New Roman" w:hAnsi="Calibri" w:cs="Calibri"/>
                <w:color w:val="000000"/>
              </w:rPr>
            </w:pPr>
          </w:p>
        </w:tc>
        <w:tc>
          <w:tcPr>
            <w:tcW w:w="5670" w:type="dxa"/>
          </w:tcPr>
          <w:p w14:paraId="44104D78" w14:textId="6F11AADC" w:rsidR="005527BD" w:rsidRPr="00FA5EEB" w:rsidRDefault="005527BD" w:rsidP="00D10E99">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527BD">
              <w:rPr>
                <w:rFonts w:ascii="Calibri" w:eastAsia="Times New Roman" w:hAnsi="Calibri" w:cs="Calibri"/>
                <w:color w:val="000000"/>
              </w:rPr>
              <w:t>All Windows Installer files in %systemdrive%\Windows\Installer</w:t>
            </w:r>
          </w:p>
        </w:tc>
        <w:tc>
          <w:tcPr>
            <w:tcW w:w="1260" w:type="dxa"/>
            <w:noWrap/>
          </w:tcPr>
          <w:p w14:paraId="4078D6FA" w14:textId="324FC0C1" w:rsidR="005527BD" w:rsidRPr="00224A9B"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Allow</w:t>
            </w:r>
          </w:p>
        </w:tc>
        <w:tc>
          <w:tcPr>
            <w:tcW w:w="720" w:type="dxa"/>
          </w:tcPr>
          <w:p w14:paraId="76DBFB40" w14:textId="77777777" w:rsidR="005527BD"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5527BD" w:rsidRPr="00224A9B" w14:paraId="5A0F57DD" w14:textId="77777777" w:rsidTr="005527BD">
        <w:trPr>
          <w:trHeight w:val="1008"/>
        </w:trPr>
        <w:tc>
          <w:tcPr>
            <w:cnfStyle w:val="001000000000" w:firstRow="0" w:lastRow="0" w:firstColumn="1" w:lastColumn="0" w:oddVBand="0" w:evenVBand="0" w:oddHBand="0" w:evenHBand="0" w:firstRowFirstColumn="0" w:firstRowLastColumn="0" w:lastRowFirstColumn="0" w:lastRowLastColumn="0"/>
            <w:tcW w:w="1705" w:type="dxa"/>
            <w:noWrap/>
          </w:tcPr>
          <w:p w14:paraId="03EFBF9C" w14:textId="77777777" w:rsidR="005527BD" w:rsidRDefault="005527BD" w:rsidP="005527BD">
            <w:pPr>
              <w:rPr>
                <w:rFonts w:ascii="Calibri" w:hAnsi="Calibri"/>
                <w:color w:val="000000"/>
              </w:rPr>
            </w:pPr>
            <w:r>
              <w:rPr>
                <w:rFonts w:ascii="Calibri" w:hAnsi="Calibri"/>
                <w:color w:val="000000"/>
              </w:rPr>
              <w:t>AppLocker\Windows Installer File</w:t>
            </w:r>
          </w:p>
          <w:p w14:paraId="2359B359" w14:textId="77777777" w:rsidR="005527BD" w:rsidRPr="00224A9B" w:rsidRDefault="005527BD" w:rsidP="00D10E99">
            <w:pPr>
              <w:rPr>
                <w:rFonts w:ascii="Calibri" w:eastAsia="Times New Roman" w:hAnsi="Calibri" w:cs="Calibri"/>
                <w:color w:val="000000"/>
              </w:rPr>
            </w:pPr>
          </w:p>
        </w:tc>
        <w:tc>
          <w:tcPr>
            <w:tcW w:w="5670" w:type="dxa"/>
          </w:tcPr>
          <w:p w14:paraId="434216CD" w14:textId="10F5E8D2" w:rsidR="005527BD" w:rsidRPr="005527BD" w:rsidRDefault="005527BD" w:rsidP="00D10E99">
            <w:pPr>
              <w:ind w:firstLineChars="100" w:firstLine="22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527BD">
              <w:rPr>
                <w:rFonts w:ascii="Calibri" w:eastAsia="Times New Roman" w:hAnsi="Calibri" w:cs="Calibri"/>
                <w:color w:val="000000"/>
              </w:rPr>
              <w:t>All scripts located in the Windows folder</w:t>
            </w:r>
          </w:p>
        </w:tc>
        <w:tc>
          <w:tcPr>
            <w:tcW w:w="1260" w:type="dxa"/>
            <w:noWrap/>
          </w:tcPr>
          <w:p w14:paraId="59719C86" w14:textId="38A26FD9" w:rsidR="005527BD" w:rsidRPr="00224A9B" w:rsidRDefault="005527BD"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Allow</w:t>
            </w:r>
          </w:p>
        </w:tc>
        <w:tc>
          <w:tcPr>
            <w:tcW w:w="720" w:type="dxa"/>
          </w:tcPr>
          <w:p w14:paraId="768EA9A7" w14:textId="77777777" w:rsidR="005527BD" w:rsidRDefault="005527BD" w:rsidP="00D10E9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5527BD" w:rsidRPr="00224A9B" w14:paraId="01FFFFC0" w14:textId="77777777" w:rsidTr="005527BD">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705" w:type="dxa"/>
            <w:noWrap/>
          </w:tcPr>
          <w:p w14:paraId="1F966E9C" w14:textId="77777777" w:rsidR="005527BD" w:rsidRDefault="005527BD" w:rsidP="005527BD">
            <w:pPr>
              <w:rPr>
                <w:rFonts w:ascii="Calibri" w:hAnsi="Calibri"/>
                <w:color w:val="000000"/>
              </w:rPr>
            </w:pPr>
            <w:r>
              <w:rPr>
                <w:rFonts w:ascii="Calibri" w:hAnsi="Calibri"/>
                <w:color w:val="000000"/>
              </w:rPr>
              <w:t>AppLocker\Windows Installer File</w:t>
            </w:r>
          </w:p>
          <w:p w14:paraId="2D6AD765" w14:textId="77777777" w:rsidR="005527BD" w:rsidRPr="00224A9B" w:rsidRDefault="005527BD" w:rsidP="00D10E99">
            <w:pPr>
              <w:rPr>
                <w:rFonts w:ascii="Calibri" w:eastAsia="Times New Roman" w:hAnsi="Calibri" w:cs="Calibri"/>
                <w:color w:val="000000"/>
              </w:rPr>
            </w:pPr>
          </w:p>
        </w:tc>
        <w:tc>
          <w:tcPr>
            <w:tcW w:w="5670" w:type="dxa"/>
          </w:tcPr>
          <w:p w14:paraId="76D5F968" w14:textId="0CEC2D71" w:rsidR="005527BD" w:rsidRPr="005527BD" w:rsidRDefault="005527BD" w:rsidP="00D10E99">
            <w:pPr>
              <w:ind w:firstLineChars="100" w:firstLine="2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527BD">
              <w:rPr>
                <w:rFonts w:ascii="Calibri" w:eastAsia="Times New Roman" w:hAnsi="Calibri" w:cs="Calibri"/>
                <w:color w:val="000000"/>
              </w:rPr>
              <w:t>All digitally signed Windows Installer files</w:t>
            </w:r>
          </w:p>
        </w:tc>
        <w:tc>
          <w:tcPr>
            <w:tcW w:w="1260" w:type="dxa"/>
            <w:noWrap/>
          </w:tcPr>
          <w:p w14:paraId="09CE0212" w14:textId="4AA9B977" w:rsidR="005527BD" w:rsidRPr="00224A9B"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Allow</w:t>
            </w:r>
          </w:p>
        </w:tc>
        <w:tc>
          <w:tcPr>
            <w:tcW w:w="720" w:type="dxa"/>
          </w:tcPr>
          <w:p w14:paraId="3F32269C" w14:textId="77777777" w:rsidR="005527BD" w:rsidRDefault="005527BD" w:rsidP="00D10E9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bl>
    <w:p w14:paraId="2053BCE8" w14:textId="69BEF0E5" w:rsidR="004035AF" w:rsidRDefault="004035AF" w:rsidP="00171A42">
      <w:pPr>
        <w:rPr>
          <w:rFonts w:ascii="Segoe UI" w:hAnsi="Segoe UI" w:cs="Segoe UI"/>
          <w:color w:val="FF0000"/>
          <w:sz w:val="20"/>
          <w:szCs w:val="20"/>
        </w:rPr>
      </w:pPr>
    </w:p>
    <w:p w14:paraId="5AD21385" w14:textId="77777777" w:rsidR="00ED3285" w:rsidRPr="001676AA" w:rsidRDefault="00ED3285" w:rsidP="005527BD">
      <w:pPr>
        <w:pStyle w:val="Heading1"/>
        <w:rPr>
          <w:b/>
        </w:rPr>
      </w:pPr>
      <w:bookmarkStart w:id="74" w:name="_Toc14502260"/>
      <w:r>
        <w:rPr>
          <w:b/>
        </w:rPr>
        <w:t>Server Performance Optimization</w:t>
      </w:r>
      <w:bookmarkEnd w:id="74"/>
      <w:r>
        <w:rPr>
          <w:b/>
        </w:rPr>
        <w:t xml:space="preserve"> </w:t>
      </w:r>
    </w:p>
    <w:p w14:paraId="4843BFA4" w14:textId="548B04AA" w:rsidR="00ED3285" w:rsidRDefault="00ED3285" w:rsidP="00ED3285">
      <w:pPr>
        <w:jc w:val="both"/>
      </w:pPr>
      <w:r>
        <w:t xml:space="preserve">Following will be configured on Active Directory Server to optimize the performance of the domain controllers and also to monitor the related performance counters of each sub system with alerting and notification, we recommend to use the server monitoring tool. </w:t>
      </w:r>
    </w:p>
    <w:tbl>
      <w:tblPr>
        <w:tblW w:w="9342" w:type="dxa"/>
        <w:tblLook w:val="04A0" w:firstRow="1" w:lastRow="0" w:firstColumn="1" w:lastColumn="0" w:noHBand="0" w:noVBand="1"/>
      </w:tblPr>
      <w:tblGrid>
        <w:gridCol w:w="9360"/>
      </w:tblGrid>
      <w:tr w:rsidR="00ED3285" w:rsidRPr="0009511C" w14:paraId="69B0F9E3" w14:textId="77777777" w:rsidTr="00E8571F">
        <w:trPr>
          <w:trHeight w:val="300"/>
        </w:trPr>
        <w:tc>
          <w:tcPr>
            <w:tcW w:w="9342" w:type="dxa"/>
            <w:tcBorders>
              <w:top w:val="nil"/>
              <w:left w:val="nil"/>
              <w:bottom w:val="nil"/>
              <w:right w:val="nil"/>
            </w:tcBorders>
            <w:noWrap/>
            <w:vAlign w:val="bottom"/>
          </w:tcPr>
          <w:tbl>
            <w:tblPr>
              <w:tblW w:w="4020" w:type="dxa"/>
              <w:tblLook w:val="04A0" w:firstRow="1" w:lastRow="0" w:firstColumn="1" w:lastColumn="0" w:noHBand="0" w:noVBand="1"/>
            </w:tblPr>
            <w:tblGrid>
              <w:gridCol w:w="9144"/>
            </w:tblGrid>
            <w:tr w:rsidR="00ED3285" w:rsidRPr="0009511C" w14:paraId="46A49B3A" w14:textId="77777777" w:rsidTr="00CF431F">
              <w:trPr>
                <w:trHeight w:val="300"/>
              </w:trPr>
              <w:tc>
                <w:tcPr>
                  <w:tcW w:w="4020" w:type="dxa"/>
                  <w:tcBorders>
                    <w:top w:val="nil"/>
                    <w:left w:val="nil"/>
                    <w:bottom w:val="nil"/>
                    <w:right w:val="nil"/>
                  </w:tcBorders>
                  <w:noWrap/>
                  <w:vAlign w:val="bottom"/>
                  <w:hideMark/>
                </w:tcPr>
                <w:p w14:paraId="1BD4E8FE" w14:textId="77777777" w:rsidR="00ED3285" w:rsidRDefault="00ED3285" w:rsidP="00976E47">
                  <w:pPr>
                    <w:pStyle w:val="ListParagraph"/>
                    <w:numPr>
                      <w:ilvl w:val="0"/>
                      <w:numId w:val="1"/>
                    </w:numPr>
                    <w:spacing w:after="0" w:line="240" w:lineRule="auto"/>
                    <w:rPr>
                      <w:rFonts w:ascii="Calibri" w:eastAsia="Times New Roman" w:hAnsi="Calibri" w:cs="Calibri"/>
                      <w:color w:val="000000"/>
                    </w:rPr>
                  </w:pPr>
                  <w:r w:rsidRPr="0009511C">
                    <w:rPr>
                      <w:rFonts w:ascii="Calibri" w:eastAsia="Times New Roman" w:hAnsi="Calibri" w:cs="Calibri"/>
                      <w:color w:val="000000"/>
                    </w:rPr>
                    <w:t>Virtual Memory</w:t>
                  </w:r>
                </w:p>
                <w:p w14:paraId="5A727541" w14:textId="77777777" w:rsidR="00F107E9" w:rsidRDefault="00F107E9" w:rsidP="00F107E9">
                  <w:pPr>
                    <w:spacing w:after="0" w:line="240" w:lineRule="auto"/>
                    <w:rPr>
                      <w:rFonts w:ascii="Calibri" w:eastAsia="Times New Roman" w:hAnsi="Calibri" w:cs="Calibri"/>
                      <w:color w:val="000000"/>
                    </w:rPr>
                  </w:pPr>
                </w:p>
                <w:p w14:paraId="6A1BC6C0" w14:textId="7409238A" w:rsidR="00F107E9" w:rsidRPr="00F107E9" w:rsidRDefault="00F107E9" w:rsidP="00F107E9">
                  <w:pPr>
                    <w:spacing w:after="0" w:line="240" w:lineRule="auto"/>
                    <w:rPr>
                      <w:rFonts w:ascii="Calibri" w:eastAsia="Times New Roman" w:hAnsi="Calibri" w:cs="Calibri"/>
                      <w:color w:val="000000"/>
                    </w:rPr>
                  </w:pPr>
                  <w:r>
                    <w:rPr>
                      <w:noProof/>
                    </w:rPr>
                    <w:lastRenderedPageBreak/>
                    <w:drawing>
                      <wp:inline distT="0" distB="0" distL="0" distR="0" wp14:anchorId="1DA558AD" wp14:editId="0FDC72B2">
                        <wp:extent cx="5656736" cy="4396154"/>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64369" cy="4402086"/>
                                </a:xfrm>
                                <a:prstGeom prst="rect">
                                  <a:avLst/>
                                </a:prstGeom>
                              </pic:spPr>
                            </pic:pic>
                          </a:graphicData>
                        </a:graphic>
                      </wp:inline>
                    </w:drawing>
                  </w:r>
                </w:p>
              </w:tc>
            </w:tr>
            <w:tr w:rsidR="00ED3285" w:rsidRPr="0009511C" w14:paraId="46487B88" w14:textId="77777777" w:rsidTr="00CF431F">
              <w:trPr>
                <w:trHeight w:val="300"/>
              </w:trPr>
              <w:tc>
                <w:tcPr>
                  <w:tcW w:w="4020" w:type="dxa"/>
                  <w:tcBorders>
                    <w:top w:val="nil"/>
                    <w:left w:val="nil"/>
                    <w:bottom w:val="nil"/>
                    <w:right w:val="nil"/>
                  </w:tcBorders>
                  <w:noWrap/>
                  <w:vAlign w:val="bottom"/>
                  <w:hideMark/>
                </w:tcPr>
                <w:p w14:paraId="5EA147F1" w14:textId="11FEB283" w:rsidR="00ED3285"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lastRenderedPageBreak/>
                    <w:t>Performance Optimization</w:t>
                  </w:r>
                </w:p>
                <w:p w14:paraId="2F768305" w14:textId="708D10E2" w:rsidR="00E8571F" w:rsidRDefault="00E8571F"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6ECDA589" wp14:editId="62546749">
                        <wp:extent cx="5876925" cy="7258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76925" cy="7258050"/>
                                </a:xfrm>
                                <a:prstGeom prst="rect">
                                  <a:avLst/>
                                </a:prstGeom>
                              </pic:spPr>
                            </pic:pic>
                          </a:graphicData>
                        </a:graphic>
                      </wp:inline>
                    </w:drawing>
                  </w:r>
                </w:p>
                <w:p w14:paraId="1AA644F5" w14:textId="77777777" w:rsidR="00F107E9" w:rsidRDefault="00F107E9" w:rsidP="00F107E9">
                  <w:pPr>
                    <w:pStyle w:val="ListParagraph"/>
                    <w:spacing w:after="0" w:line="240" w:lineRule="auto"/>
                    <w:rPr>
                      <w:rFonts w:ascii="Calibri" w:eastAsia="Times New Roman" w:hAnsi="Calibri" w:cs="Calibri"/>
                      <w:color w:val="000000"/>
                    </w:rPr>
                  </w:pPr>
                </w:p>
                <w:p w14:paraId="33E3D3FE" w14:textId="1728CBDE" w:rsidR="00F107E9" w:rsidRPr="0009511C" w:rsidRDefault="00F107E9" w:rsidP="00E8571F">
                  <w:pPr>
                    <w:pStyle w:val="ListParagraph"/>
                    <w:spacing w:after="0" w:line="240" w:lineRule="auto"/>
                    <w:rPr>
                      <w:rFonts w:ascii="Calibri" w:eastAsia="Times New Roman" w:hAnsi="Calibri" w:cs="Calibri"/>
                      <w:color w:val="000000"/>
                    </w:rPr>
                  </w:pPr>
                </w:p>
              </w:tc>
            </w:tr>
            <w:tr w:rsidR="00ED3285" w:rsidRPr="0009511C" w14:paraId="5E5CC521" w14:textId="77777777" w:rsidTr="00CF431F">
              <w:trPr>
                <w:trHeight w:val="300"/>
              </w:trPr>
              <w:tc>
                <w:tcPr>
                  <w:tcW w:w="4020" w:type="dxa"/>
                  <w:tcBorders>
                    <w:top w:val="nil"/>
                    <w:left w:val="nil"/>
                    <w:bottom w:val="nil"/>
                    <w:right w:val="nil"/>
                  </w:tcBorders>
                  <w:noWrap/>
                  <w:vAlign w:val="bottom"/>
                  <w:hideMark/>
                </w:tcPr>
                <w:p w14:paraId="16060CA5" w14:textId="64607F6B" w:rsidR="00ED3285"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lastRenderedPageBreak/>
                    <w:t>Data Execution Prevention</w:t>
                  </w:r>
                </w:p>
                <w:p w14:paraId="65052720" w14:textId="11BAEF1D" w:rsidR="00E8571F" w:rsidRDefault="00E8571F" w:rsidP="00E8571F">
                  <w:pPr>
                    <w:pStyle w:val="ListParagraph"/>
                    <w:spacing w:after="0" w:line="240" w:lineRule="auto"/>
                    <w:rPr>
                      <w:rFonts w:ascii="Calibri" w:eastAsia="Times New Roman" w:hAnsi="Calibri" w:cs="Calibri"/>
                      <w:color w:val="000000"/>
                    </w:rPr>
                  </w:pPr>
                </w:p>
                <w:p w14:paraId="4B73E202" w14:textId="37B24297" w:rsidR="00E8571F" w:rsidRDefault="00E8571F"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4CB168DB" wp14:editId="215DC26F">
                        <wp:extent cx="3915577" cy="4835769"/>
                        <wp:effectExtent l="0" t="0" r="889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17044" cy="4837581"/>
                                </a:xfrm>
                                <a:prstGeom prst="rect">
                                  <a:avLst/>
                                </a:prstGeom>
                              </pic:spPr>
                            </pic:pic>
                          </a:graphicData>
                        </a:graphic>
                      </wp:inline>
                    </w:drawing>
                  </w:r>
                </w:p>
                <w:p w14:paraId="65B7FC73" w14:textId="24F8D0C7" w:rsidR="00F107E9" w:rsidRPr="0009511C" w:rsidRDefault="00F107E9" w:rsidP="00F107E9">
                  <w:pPr>
                    <w:pStyle w:val="ListParagraph"/>
                    <w:spacing w:after="0" w:line="240" w:lineRule="auto"/>
                    <w:rPr>
                      <w:rFonts w:ascii="Calibri" w:eastAsia="Times New Roman" w:hAnsi="Calibri" w:cs="Calibri"/>
                      <w:color w:val="000000"/>
                    </w:rPr>
                  </w:pPr>
                </w:p>
              </w:tc>
            </w:tr>
            <w:tr w:rsidR="00ED3285" w:rsidRPr="0009511C" w14:paraId="2923281B" w14:textId="77777777" w:rsidTr="00CF431F">
              <w:trPr>
                <w:trHeight w:val="300"/>
              </w:trPr>
              <w:tc>
                <w:tcPr>
                  <w:tcW w:w="4020" w:type="dxa"/>
                  <w:tcBorders>
                    <w:top w:val="nil"/>
                    <w:left w:val="nil"/>
                    <w:bottom w:val="nil"/>
                    <w:right w:val="nil"/>
                  </w:tcBorders>
                  <w:noWrap/>
                  <w:vAlign w:val="bottom"/>
                  <w:hideMark/>
                </w:tcPr>
                <w:p w14:paraId="42D9413C" w14:textId="70F9ED8A" w:rsidR="00ED3285"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lastRenderedPageBreak/>
                    <w:t xml:space="preserve">Device Installation Optimization </w:t>
                  </w:r>
                </w:p>
                <w:p w14:paraId="2C6262D1" w14:textId="77777777" w:rsidR="00F107E9" w:rsidRDefault="00E8571F" w:rsidP="00F107E9">
                  <w:pPr>
                    <w:pStyle w:val="ListParagraph"/>
                    <w:spacing w:after="0" w:line="240" w:lineRule="auto"/>
                    <w:rPr>
                      <w:rFonts w:ascii="Calibri" w:eastAsia="Times New Roman" w:hAnsi="Calibri" w:cs="Calibri"/>
                      <w:color w:val="000000"/>
                    </w:rPr>
                  </w:pPr>
                  <w:r>
                    <w:rPr>
                      <w:noProof/>
                    </w:rPr>
                    <w:drawing>
                      <wp:inline distT="0" distB="0" distL="0" distR="0" wp14:anchorId="3712AE3B" wp14:editId="3843243D">
                        <wp:extent cx="4264025" cy="3015762"/>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69376" cy="3019546"/>
                                </a:xfrm>
                                <a:prstGeom prst="rect">
                                  <a:avLst/>
                                </a:prstGeom>
                              </pic:spPr>
                            </pic:pic>
                          </a:graphicData>
                        </a:graphic>
                      </wp:inline>
                    </w:drawing>
                  </w:r>
                </w:p>
                <w:p w14:paraId="69610C79" w14:textId="3CCE988E" w:rsidR="00E8571F" w:rsidRDefault="00E8571F" w:rsidP="00976E47">
                  <w:pPr>
                    <w:pStyle w:val="ListParagraph"/>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 xml:space="preserve">Startup and Recovery </w:t>
                  </w:r>
                </w:p>
                <w:p w14:paraId="5CBF439F" w14:textId="68D25B62" w:rsidR="00E8571F" w:rsidRDefault="00E8571F" w:rsidP="00E8571F">
                  <w:pPr>
                    <w:pStyle w:val="ListParagraph"/>
                    <w:spacing w:after="0" w:line="240" w:lineRule="auto"/>
                    <w:rPr>
                      <w:rFonts w:ascii="Calibri" w:eastAsia="Times New Roman" w:hAnsi="Calibri" w:cs="Calibri"/>
                      <w:color w:val="000000"/>
                    </w:rPr>
                  </w:pPr>
                  <w:r>
                    <w:rPr>
                      <w:noProof/>
                    </w:rPr>
                    <w:lastRenderedPageBreak/>
                    <w:drawing>
                      <wp:inline distT="0" distB="0" distL="0" distR="0" wp14:anchorId="69089D02" wp14:editId="076261DC">
                        <wp:extent cx="5734050" cy="465992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6955" cy="4662284"/>
                                </a:xfrm>
                                <a:prstGeom prst="rect">
                                  <a:avLst/>
                                </a:prstGeom>
                              </pic:spPr>
                            </pic:pic>
                          </a:graphicData>
                        </a:graphic>
                      </wp:inline>
                    </w:drawing>
                  </w:r>
                </w:p>
                <w:p w14:paraId="28037EC6" w14:textId="4DAACC09" w:rsidR="00E8571F" w:rsidRPr="0009511C" w:rsidRDefault="00E8571F" w:rsidP="00F107E9">
                  <w:pPr>
                    <w:pStyle w:val="ListParagraph"/>
                    <w:spacing w:after="0" w:line="240" w:lineRule="auto"/>
                    <w:rPr>
                      <w:rFonts w:ascii="Calibri" w:eastAsia="Times New Roman" w:hAnsi="Calibri" w:cs="Calibri"/>
                      <w:color w:val="000000"/>
                    </w:rPr>
                  </w:pPr>
                </w:p>
              </w:tc>
            </w:tr>
            <w:tr w:rsidR="00ED3285" w:rsidRPr="0009511C" w14:paraId="07899799" w14:textId="77777777" w:rsidTr="00CF431F">
              <w:trPr>
                <w:trHeight w:val="63"/>
              </w:trPr>
              <w:tc>
                <w:tcPr>
                  <w:tcW w:w="4020" w:type="dxa"/>
                  <w:tcBorders>
                    <w:top w:val="nil"/>
                    <w:left w:val="nil"/>
                    <w:bottom w:val="nil"/>
                    <w:right w:val="nil"/>
                  </w:tcBorders>
                  <w:noWrap/>
                  <w:vAlign w:val="bottom"/>
                  <w:hideMark/>
                </w:tcPr>
                <w:p w14:paraId="6F524AAE" w14:textId="77777777" w:rsidR="00ED3285" w:rsidRDefault="00ED3285" w:rsidP="00976E47">
                  <w:pPr>
                    <w:pStyle w:val="ListParagraph"/>
                    <w:numPr>
                      <w:ilvl w:val="0"/>
                      <w:numId w:val="1"/>
                    </w:numPr>
                    <w:spacing w:after="0" w:line="240" w:lineRule="auto"/>
                    <w:rPr>
                      <w:rFonts w:ascii="Calibri" w:eastAsia="Times New Roman" w:hAnsi="Calibri" w:cs="Calibri"/>
                      <w:color w:val="000000"/>
                    </w:rPr>
                  </w:pPr>
                  <w:r w:rsidRPr="0009511C">
                    <w:rPr>
                      <w:rFonts w:ascii="Calibri" w:eastAsia="Times New Roman" w:hAnsi="Calibri" w:cs="Calibri"/>
                      <w:color w:val="000000"/>
                    </w:rPr>
                    <w:lastRenderedPageBreak/>
                    <w:t xml:space="preserve">Disk Defragmentation </w:t>
                  </w:r>
                </w:p>
                <w:p w14:paraId="44C653CC" w14:textId="564D8D1B" w:rsidR="00F107E9" w:rsidRPr="0009511C" w:rsidRDefault="00F107E9" w:rsidP="00F107E9">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 xml:space="preserve">Completed </w:t>
                  </w:r>
                </w:p>
              </w:tc>
            </w:tr>
          </w:tbl>
          <w:p w14:paraId="44897DEE" w14:textId="77777777" w:rsidR="00ED3285" w:rsidRPr="0009511C" w:rsidRDefault="00ED3285" w:rsidP="00CF431F">
            <w:pPr>
              <w:spacing w:after="0" w:line="240" w:lineRule="auto"/>
              <w:rPr>
                <w:rFonts w:ascii="Calibri" w:eastAsia="Times New Roman" w:hAnsi="Calibri" w:cs="Calibri"/>
                <w:color w:val="000000"/>
              </w:rPr>
            </w:pPr>
          </w:p>
        </w:tc>
      </w:tr>
    </w:tbl>
    <w:p w14:paraId="181502AF" w14:textId="77777777" w:rsidR="00E8571F" w:rsidRDefault="00E8571F" w:rsidP="00E8571F">
      <w:pPr>
        <w:rPr>
          <w:rFonts w:ascii="Segoe UI" w:hAnsi="Segoe UI" w:cs="Segoe UI"/>
          <w:color w:val="FF0000"/>
          <w:sz w:val="20"/>
          <w:szCs w:val="20"/>
        </w:rPr>
      </w:pPr>
    </w:p>
    <w:p w14:paraId="7914BB94" w14:textId="4394E8CA" w:rsidR="00E8571F" w:rsidRPr="001676AA" w:rsidRDefault="00E8571F" w:rsidP="005527BD">
      <w:pPr>
        <w:pStyle w:val="Heading1"/>
        <w:rPr>
          <w:b/>
        </w:rPr>
      </w:pPr>
      <w:bookmarkStart w:id="75" w:name="_Toc14502261"/>
      <w:r>
        <w:rPr>
          <w:b/>
        </w:rPr>
        <w:t>Windows Patch Update</w:t>
      </w:r>
      <w:bookmarkEnd w:id="75"/>
    </w:p>
    <w:p w14:paraId="462FFD46" w14:textId="02C2FE16" w:rsidR="00E8571F" w:rsidRDefault="007C6386">
      <w:pPr>
        <w:rPr>
          <w:rFonts w:ascii="Segoe UI" w:hAnsi="Segoe UI" w:cs="Segoe UI"/>
          <w:color w:val="FF0000"/>
          <w:sz w:val="20"/>
          <w:szCs w:val="20"/>
        </w:rPr>
      </w:pPr>
      <w:r>
        <w:rPr>
          <w:rFonts w:ascii="Segoe UI" w:hAnsi="Segoe UI" w:cs="Segoe UI"/>
          <w:color w:val="FF0000"/>
          <w:sz w:val="20"/>
          <w:szCs w:val="20"/>
        </w:rPr>
        <w:br w:type="page"/>
      </w:r>
      <w:r w:rsidR="00E8571F">
        <w:rPr>
          <w:noProof/>
        </w:rPr>
        <w:lastRenderedPageBreak/>
        <w:drawing>
          <wp:inline distT="0" distB="0" distL="0" distR="0" wp14:anchorId="5CA06288" wp14:editId="4B39A208">
            <wp:extent cx="5943600" cy="207498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6998" cy="2076171"/>
                    </a:xfrm>
                    <a:prstGeom prst="rect">
                      <a:avLst/>
                    </a:prstGeom>
                  </pic:spPr>
                </pic:pic>
              </a:graphicData>
            </a:graphic>
          </wp:inline>
        </w:drawing>
      </w:r>
    </w:p>
    <w:p w14:paraId="0D9A3609" w14:textId="77777777" w:rsidR="00E8571F" w:rsidRDefault="00E8571F">
      <w:pPr>
        <w:rPr>
          <w:rFonts w:ascii="Segoe UI" w:hAnsi="Segoe UI" w:cs="Segoe UI"/>
          <w:color w:val="FF0000"/>
          <w:sz w:val="20"/>
          <w:szCs w:val="20"/>
        </w:rPr>
      </w:pPr>
    </w:p>
    <w:p w14:paraId="56A3D417" w14:textId="28EF1D90" w:rsidR="00C23D65" w:rsidRPr="005527BD" w:rsidRDefault="000B4E41" w:rsidP="00B60112">
      <w:pPr>
        <w:pStyle w:val="Heading1"/>
        <w:rPr>
          <w:b/>
        </w:rPr>
      </w:pPr>
      <w:bookmarkStart w:id="76" w:name="_Toc14502262"/>
      <w:r w:rsidRPr="005527BD">
        <w:rPr>
          <w:b/>
        </w:rPr>
        <w:t xml:space="preserve">Antivirus </w:t>
      </w:r>
      <w:r w:rsidR="00F107E9" w:rsidRPr="005527BD">
        <w:rPr>
          <w:b/>
        </w:rPr>
        <w:t>Setting</w:t>
      </w:r>
      <w:bookmarkEnd w:id="76"/>
    </w:p>
    <w:p w14:paraId="7E2E76F1" w14:textId="77777777" w:rsidR="00C23D65" w:rsidRDefault="00C23D65" w:rsidP="00B77822">
      <w:pPr>
        <w:pStyle w:val="ListParagraph"/>
        <w:ind w:left="1440"/>
        <w:jc w:val="both"/>
        <w:rPr>
          <w:rFonts w:cstheme="minorHAnsi"/>
        </w:rPr>
      </w:pPr>
    </w:p>
    <w:p w14:paraId="55191281" w14:textId="1C028663" w:rsidR="00357CF3" w:rsidRPr="00C73513" w:rsidRDefault="00357CF3" w:rsidP="008B1A42">
      <w:pPr>
        <w:pStyle w:val="ListParagraph"/>
        <w:tabs>
          <w:tab w:val="left" w:pos="0"/>
        </w:tabs>
        <w:ind w:left="1440" w:hanging="1440"/>
        <w:jc w:val="both"/>
        <w:outlineLvl w:val="1"/>
        <w:rPr>
          <w:rFonts w:cstheme="minorHAnsi"/>
          <w:b/>
          <w:bCs/>
        </w:rPr>
      </w:pP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3"/>
        <w:gridCol w:w="748"/>
        <w:gridCol w:w="5234"/>
      </w:tblGrid>
      <w:tr w:rsidR="00357CF3" w:rsidRPr="00357CF3" w14:paraId="7F9E75B4" w14:textId="77777777" w:rsidTr="008B1A42">
        <w:tc>
          <w:tcPr>
            <w:tcW w:w="999" w:type="pct"/>
            <w:tcBorders>
              <w:top w:val="outset" w:sz="6" w:space="0" w:color="auto"/>
              <w:left w:val="outset" w:sz="6" w:space="0" w:color="auto"/>
              <w:bottom w:val="outset" w:sz="6" w:space="0" w:color="auto"/>
              <w:right w:val="outset" w:sz="6" w:space="0" w:color="auto"/>
            </w:tcBorders>
            <w:shd w:val="clear" w:color="auto" w:fill="FFFFFF"/>
            <w:hideMark/>
          </w:tcPr>
          <w:p w14:paraId="66C6CEE9"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Policy name</w:t>
            </w:r>
          </w:p>
        </w:tc>
        <w:tc>
          <w:tcPr>
            <w:tcW w:w="500" w:type="pct"/>
            <w:tcBorders>
              <w:top w:val="outset" w:sz="6" w:space="0" w:color="auto"/>
              <w:left w:val="outset" w:sz="6" w:space="0" w:color="auto"/>
              <w:bottom w:val="outset" w:sz="6" w:space="0" w:color="auto"/>
              <w:right w:val="outset" w:sz="6" w:space="0" w:color="auto"/>
            </w:tcBorders>
            <w:shd w:val="clear" w:color="auto" w:fill="FFFFFF"/>
            <w:hideMark/>
          </w:tcPr>
          <w:p w14:paraId="73FCAB57"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Default policy</w:t>
            </w:r>
          </w:p>
        </w:tc>
        <w:tc>
          <w:tcPr>
            <w:tcW w:w="3500" w:type="pct"/>
            <w:tcBorders>
              <w:top w:val="outset" w:sz="6" w:space="0" w:color="auto"/>
              <w:left w:val="outset" w:sz="6" w:space="0" w:color="auto"/>
              <w:bottom w:val="outset" w:sz="6" w:space="0" w:color="auto"/>
              <w:right w:val="outset" w:sz="6" w:space="0" w:color="auto"/>
            </w:tcBorders>
            <w:shd w:val="clear" w:color="auto" w:fill="FFFFFF"/>
            <w:hideMark/>
          </w:tcPr>
          <w:p w14:paraId="3F461B9F" w14:textId="77777777" w:rsidR="00357CF3" w:rsidRPr="00357CF3" w:rsidRDefault="00357CF3" w:rsidP="00357CF3">
            <w:pPr>
              <w:spacing w:after="0" w:line="240" w:lineRule="auto"/>
              <w:jc w:val="center"/>
              <w:rPr>
                <w:rFonts w:eastAsia="Times New Roman" w:cstheme="minorHAnsi"/>
                <w:color w:val="373737"/>
              </w:rPr>
            </w:pPr>
            <w:r w:rsidRPr="00357CF3">
              <w:rPr>
                <w:rFonts w:eastAsia="Times New Roman" w:cstheme="minorHAnsi"/>
                <w:b/>
                <w:bCs/>
                <w:color w:val="373737"/>
              </w:rPr>
              <w:t>Description</w:t>
            </w:r>
          </w:p>
        </w:tc>
      </w:tr>
      <w:tr w:rsidR="00357CF3" w:rsidRPr="00357CF3" w14:paraId="5FDC4C21"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D167D83"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Antivirus and Antispyware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DA05FF"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124E7C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Defines the antivirus and antispyware threat scan settings, including how detected processes are handled.</w:t>
            </w:r>
          </w:p>
        </w:tc>
      </w:tr>
      <w:tr w:rsidR="00357CF3" w:rsidRPr="00357CF3" w14:paraId="5E903F17"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161667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Firewall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0A54404"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F2F244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Contains defined the rules and notifications, intrusion protection and active response settings, smart traffic filtering, and traffic and stealth settings.</w:t>
            </w:r>
          </w:p>
        </w:tc>
      </w:tr>
      <w:tr w:rsidR="00357CF3" w:rsidRPr="00357CF3" w14:paraId="3CDDF52E"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ED13A22"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Intrusion Prevention</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BB00FF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C60E92B"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Defines the exceptions to the intrusion detection policy and applies it to groups.</w:t>
            </w:r>
          </w:p>
        </w:tc>
      </w:tr>
      <w:tr w:rsidR="00357CF3" w:rsidRPr="00357CF3" w14:paraId="189A1949"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A13C865"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Host Integrity</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3FB86A2"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368DAAD"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Helps define, restore, and enforce the security of clients to keep enterprise networks and data secure.</w:t>
            </w:r>
          </w:p>
        </w:tc>
      </w:tr>
      <w:tr w:rsidR="00357CF3" w:rsidRPr="00357CF3" w14:paraId="61037C0B"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AC8B180"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Application and Device Control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04E6D3E" w14:textId="6A5FF464" w:rsidR="00357CF3" w:rsidRPr="00357CF3" w:rsidRDefault="000E0118" w:rsidP="00357CF3">
            <w:pPr>
              <w:spacing w:after="0" w:line="240" w:lineRule="auto"/>
              <w:rPr>
                <w:rFonts w:eastAsia="Times New Roman" w:cstheme="minorHAnsi"/>
                <w:color w:val="373737"/>
              </w:rPr>
            </w:pPr>
            <w:r>
              <w:rPr>
                <w:rFonts w:eastAsia="Times New Roman" w:cstheme="minorHAnsi"/>
                <w:color w:val="373737"/>
              </w:rPr>
              <w:t>No</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BC1B32C" w14:textId="33309679" w:rsidR="00357CF3" w:rsidRPr="00357CF3" w:rsidRDefault="005527BD" w:rsidP="00357CF3">
            <w:pPr>
              <w:spacing w:after="0" w:line="240" w:lineRule="auto"/>
              <w:rPr>
                <w:rFonts w:eastAsia="Times New Roman" w:cstheme="minorHAnsi"/>
                <w:color w:val="373737"/>
              </w:rPr>
            </w:pPr>
            <w:r>
              <w:rPr>
                <w:rFonts w:eastAsia="Times New Roman" w:cstheme="minorHAnsi"/>
                <w:color w:val="373737"/>
              </w:rPr>
              <w:t>USB Block</w:t>
            </w:r>
          </w:p>
        </w:tc>
      </w:tr>
      <w:tr w:rsidR="00357CF3" w:rsidRPr="00357CF3" w14:paraId="22AB04D4"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DBAA2C3"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LiveUpdate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C02FAD7"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Yes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95DE870"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Specifies the computers that clients must contact to check for updates along with the schedule which defines how often clients must check for updates.</w:t>
            </w:r>
          </w:p>
        </w:tc>
      </w:tr>
      <w:tr w:rsidR="00357CF3" w:rsidRPr="00357CF3" w14:paraId="0BBA02D7" w14:textId="77777777" w:rsidTr="00357CF3">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5E50179"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Centralized Exceptions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D764B3D"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No</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E311331" w14:textId="77777777" w:rsidR="00357CF3" w:rsidRPr="00357CF3" w:rsidRDefault="00357CF3" w:rsidP="00357CF3">
            <w:pPr>
              <w:spacing w:after="0" w:line="240" w:lineRule="auto"/>
              <w:rPr>
                <w:rFonts w:eastAsia="Times New Roman" w:cstheme="minorHAnsi"/>
                <w:color w:val="373737"/>
              </w:rPr>
            </w:pPr>
            <w:r w:rsidRPr="00357CF3">
              <w:rPr>
                <w:rFonts w:eastAsia="Times New Roman" w:cstheme="minorHAnsi"/>
                <w:color w:val="373737"/>
              </w:rPr>
              <w:t>Specifies the exceptions to particular policy features you want to apply.</w:t>
            </w:r>
          </w:p>
        </w:tc>
      </w:tr>
    </w:tbl>
    <w:p w14:paraId="53DA5624" w14:textId="1FC21C75" w:rsidR="00CF0675" w:rsidRDefault="00CF0675" w:rsidP="00CF0675">
      <w:pPr>
        <w:jc w:val="both"/>
        <w:rPr>
          <w:rFonts w:cstheme="minorHAnsi"/>
        </w:rPr>
      </w:pPr>
    </w:p>
    <w:p w14:paraId="74CA7996" w14:textId="3EA41D87" w:rsidR="00C23D65" w:rsidRDefault="00C23D65" w:rsidP="00CF0675">
      <w:pPr>
        <w:jc w:val="both"/>
        <w:rPr>
          <w:rFonts w:cstheme="minorHAnsi"/>
        </w:rPr>
      </w:pPr>
    </w:p>
    <w:p w14:paraId="390D98F0" w14:textId="2E4D3E75" w:rsidR="00C23D65" w:rsidRDefault="00C23D65" w:rsidP="00CF0675">
      <w:pPr>
        <w:jc w:val="both"/>
        <w:rPr>
          <w:rFonts w:cstheme="minorHAnsi"/>
        </w:rPr>
      </w:pPr>
    </w:p>
    <w:p w14:paraId="6461D6A8" w14:textId="4CFB9B6F" w:rsidR="00C23D65" w:rsidRDefault="00C23D65" w:rsidP="00CF0675">
      <w:pPr>
        <w:jc w:val="both"/>
        <w:rPr>
          <w:rFonts w:cstheme="minorHAnsi"/>
        </w:rPr>
      </w:pPr>
    </w:p>
    <w:p w14:paraId="6B86DABF" w14:textId="630EBEC0" w:rsidR="00C23D65" w:rsidRDefault="00C23D65" w:rsidP="00CF0675">
      <w:pPr>
        <w:jc w:val="both"/>
        <w:rPr>
          <w:rFonts w:cstheme="minorHAnsi"/>
        </w:rPr>
      </w:pPr>
    </w:p>
    <w:p w14:paraId="47B8B0C1" w14:textId="52782748" w:rsidR="00C23D65" w:rsidRDefault="00C23D65" w:rsidP="00CF0675">
      <w:pPr>
        <w:jc w:val="both"/>
        <w:rPr>
          <w:rFonts w:cstheme="minorHAnsi"/>
        </w:rPr>
      </w:pPr>
    </w:p>
    <w:sectPr w:rsidR="00C23D65" w:rsidSect="006A3844">
      <w:headerReference w:type="default" r:id="rId65"/>
      <w:footerReference w:type="default" r:id="rId6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Air Products Air Products" w:date="2019-07-19T15:31:00Z" w:initials="APAP">
    <w:p w14:paraId="61D23AB1" w14:textId="663B8A4F" w:rsidR="009E1F2B" w:rsidRDefault="009E1F2B">
      <w:pPr>
        <w:pStyle w:val="CommentText"/>
      </w:pPr>
      <w:r>
        <w:rPr>
          <w:rStyle w:val="CommentReference"/>
        </w:rPr>
        <w:annotationRef/>
      </w:r>
      <w:r>
        <w:t>As this is AD we should allow Administrators.</w:t>
      </w:r>
    </w:p>
  </w:comment>
  <w:comment w:id="29" w:author="UAT" w:date="2019-07-21T08:07:00Z" w:initials="U">
    <w:p w14:paraId="6E0C8A31" w14:textId="544D769E" w:rsidR="009E1F2B" w:rsidRDefault="009E1F2B">
      <w:pPr>
        <w:pStyle w:val="CommentText"/>
      </w:pPr>
      <w:r>
        <w:rPr>
          <w:rStyle w:val="CommentReference"/>
        </w:rPr>
        <w:annotationRef/>
      </w:r>
      <w:r>
        <w:t xml:space="preserve">MS Security Recommend not anyone should be delegate </w:t>
      </w:r>
    </w:p>
  </w:comment>
  <w:comment w:id="33" w:author="Air Products Air Products" w:date="2019-07-19T15:36:00Z" w:initials="APAP">
    <w:p w14:paraId="41BD704F" w14:textId="15942FED" w:rsidR="009E1F2B" w:rsidRDefault="009E1F2B">
      <w:pPr>
        <w:pStyle w:val="CommentText"/>
      </w:pPr>
      <w:r>
        <w:rPr>
          <w:rStyle w:val="CommentReference"/>
        </w:rPr>
        <w:annotationRef/>
      </w:r>
      <w:r>
        <w:t>This should be set to “NO ONE”</w:t>
      </w:r>
    </w:p>
    <w:p w14:paraId="3D86D43E" w14:textId="39DBD66A" w:rsidR="009E1F2B" w:rsidRPr="001C1705" w:rsidRDefault="009E1F2B">
      <w:pPr>
        <w:pStyle w:val="CommentText"/>
        <w:rPr>
          <w:b/>
        </w:rPr>
      </w:pPr>
      <w:r w:rsidRPr="001C1705">
        <w:rPr>
          <w:b/>
        </w:rPr>
        <w:t>(Ref no: - CCE-37056-9)</w:t>
      </w:r>
    </w:p>
    <w:p w14:paraId="1072300D" w14:textId="4D1054DA" w:rsidR="009E1F2B" w:rsidRDefault="009E1F2B" w:rsidP="001C1705">
      <w:pPr>
        <w:pStyle w:val="CommentText"/>
      </w:pPr>
      <w:r>
        <w:t>This security setting is used by Credential Manager during Backup and Restore. No accounts should have this user right, as it is only assigned to Winlogon. Users' saved credentials might be compromised if this user right is assigned to other entities.</w:t>
      </w:r>
    </w:p>
  </w:comment>
  <w:comment w:id="41" w:author="Air Products Air Products" w:date="2019-07-19T16:02:00Z" w:initials="APAP">
    <w:p w14:paraId="1536F2F9" w14:textId="77777777" w:rsidR="009E1F2B" w:rsidRDefault="009E1F2B" w:rsidP="001C1705">
      <w:pPr>
        <w:pStyle w:val="CommentText"/>
      </w:pPr>
      <w:r>
        <w:rPr>
          <w:rStyle w:val="CommentReference"/>
        </w:rPr>
        <w:annotationRef/>
      </w:r>
      <w:r>
        <w:t>This should be set to “NO ONE”</w:t>
      </w:r>
    </w:p>
    <w:p w14:paraId="6E3E240F" w14:textId="277DD74A" w:rsidR="009E1F2B" w:rsidRPr="001C1705" w:rsidRDefault="009E1F2B" w:rsidP="001C1705">
      <w:pPr>
        <w:pStyle w:val="CommentText"/>
        <w:rPr>
          <w:b/>
        </w:rPr>
      </w:pPr>
      <w:r w:rsidRPr="001C1705">
        <w:rPr>
          <w:b/>
        </w:rPr>
        <w:t xml:space="preserve"> (Ref no: -CCE-36876-1)</w:t>
      </w:r>
    </w:p>
    <w:p w14:paraId="30CFF6C6" w14:textId="6E951A49" w:rsidR="009E1F2B" w:rsidRDefault="009E1F2B" w:rsidP="001C1705">
      <w:pPr>
        <w:pStyle w:val="CommentText"/>
      </w:pPr>
      <w:r>
        <w:t>The Act as part of the operating system user right is extremely powerful. Anyone with this user right can take complete control of the computer and erase evidence of their activities.</w:t>
      </w:r>
    </w:p>
  </w:comment>
  <w:comment w:id="43" w:author="Air Products Air Products" w:date="2019-07-19T16:12:00Z" w:initials="APAP">
    <w:p w14:paraId="2B80DB36" w14:textId="77577D98" w:rsidR="009E1F2B" w:rsidRDefault="009E1F2B" w:rsidP="00FE7329">
      <w:pPr>
        <w:pStyle w:val="CommentText"/>
      </w:pPr>
      <w:r>
        <w:rPr>
          <w:rStyle w:val="CommentReference"/>
        </w:rPr>
        <w:annotationRef/>
      </w:r>
      <w:r>
        <w:t>This should be set to “NO ONE”</w:t>
      </w:r>
    </w:p>
    <w:p w14:paraId="74AD55FE" w14:textId="3E786328" w:rsidR="009E1F2B" w:rsidRDefault="009E1F2B" w:rsidP="00FE7329">
      <w:pPr>
        <w:pStyle w:val="CommentText"/>
      </w:pPr>
      <w:r>
        <w:t>A user account that is given this user right has complete control over the system and can lead to the system being compromised. It is highly recommended that you do not assign any user accounts this right.</w:t>
      </w:r>
    </w:p>
  </w:comment>
  <w:comment w:id="46" w:author="Air Products Air Products" w:date="2019-07-19T16:13:00Z" w:initials="APAP">
    <w:p w14:paraId="48048D5A" w14:textId="09F4AEAD" w:rsidR="009E1F2B" w:rsidRDefault="009E1F2B">
      <w:pPr>
        <w:pStyle w:val="CommentText"/>
        <w:rPr>
          <w:rFonts w:ascii="Calibri" w:hAnsi="Calibri"/>
        </w:rPr>
      </w:pPr>
      <w:r>
        <w:rPr>
          <w:rStyle w:val="CommentReference"/>
        </w:rPr>
        <w:annotationRef/>
      </w:r>
      <w:r>
        <w:t>This should be set to “</w:t>
      </w:r>
      <w:r>
        <w:rPr>
          <w:rFonts w:ascii="Calibri" w:hAnsi="Calibri"/>
        </w:rPr>
        <w:t>Administrators”</w:t>
      </w:r>
    </w:p>
    <w:p w14:paraId="0ADDD62D" w14:textId="4AA99E15" w:rsidR="009E1F2B" w:rsidRDefault="009E1F2B">
      <w:pPr>
        <w:pStyle w:val="CommentText"/>
      </w:pPr>
      <w:r w:rsidRPr="001C1705">
        <w:rPr>
          <w:b/>
        </w:rPr>
        <w:t>(Ref no: -CCE-</w:t>
      </w:r>
      <w:r>
        <w:t>-</w:t>
      </w:r>
      <w:r w:rsidRPr="00FE7329">
        <w:rPr>
          <w:b/>
        </w:rPr>
        <w:t>37453-8)</w:t>
      </w:r>
    </w:p>
    <w:p w14:paraId="447E6E4A" w14:textId="5A74A5AC" w:rsidR="009E1F2B" w:rsidRDefault="009E1F2B">
      <w:pPr>
        <w:pStyle w:val="CommentText"/>
      </w:pPr>
      <w:r>
        <w:t>Users who can create global objects could affect processes that run under other users' sessions. This capability could lead to a variety of problems, such as application failure or data corruption</w:t>
      </w:r>
    </w:p>
  </w:comment>
  <w:comment w:id="50" w:author="Air Products Air Products" w:date="2019-07-19T16:16:00Z" w:initials="APAP">
    <w:p w14:paraId="149572A5" w14:textId="77777777" w:rsidR="009E1F2B" w:rsidRDefault="009E1F2B" w:rsidP="00FE7329">
      <w:pPr>
        <w:pStyle w:val="CommentText"/>
        <w:rPr>
          <w:rFonts w:ascii="Calibri" w:hAnsi="Calibri"/>
        </w:rPr>
      </w:pPr>
      <w:r>
        <w:rPr>
          <w:rStyle w:val="CommentReference"/>
        </w:rPr>
        <w:annotationRef/>
      </w:r>
      <w:r>
        <w:t>This should be set to “</w:t>
      </w:r>
      <w:r>
        <w:rPr>
          <w:rFonts w:ascii="Calibri" w:hAnsi="Calibri"/>
        </w:rPr>
        <w:t>Administrators”</w:t>
      </w:r>
    </w:p>
    <w:p w14:paraId="34DE8F3B" w14:textId="2B342C9E" w:rsidR="009E1F2B" w:rsidRDefault="009E1F2B" w:rsidP="00FE7329">
      <w:pPr>
        <w:pStyle w:val="CommentText"/>
      </w:pPr>
      <w:r>
        <w:t>The Debug programs user right can be exploited to capture sensitive computer information from system memory, or to access and modify kernel or application structures. Some attack tools exploit this user right to extract hashed passwords and other private security information, or to insert rootkit code.</w:t>
      </w:r>
    </w:p>
  </w:comment>
  <w:comment w:id="53" w:author="Air Products Air Products" w:date="2019-07-19T16:18:00Z" w:initials="APAP">
    <w:p w14:paraId="3508D117" w14:textId="434B9C32" w:rsidR="009E1F2B" w:rsidRDefault="009E1F2B">
      <w:pPr>
        <w:pStyle w:val="CommentText"/>
        <w:rPr>
          <w:rFonts w:ascii="Calibri" w:hAnsi="Calibri"/>
        </w:rPr>
      </w:pPr>
      <w:r>
        <w:rPr>
          <w:rStyle w:val="CommentReference"/>
        </w:rPr>
        <w:annotationRef/>
      </w:r>
      <w:r>
        <w:t>This should be set to “</w:t>
      </w:r>
      <w:r>
        <w:rPr>
          <w:rFonts w:ascii="Calibri" w:hAnsi="Calibri"/>
        </w:rPr>
        <w:t>Administrators”</w:t>
      </w:r>
    </w:p>
    <w:p w14:paraId="46B41310" w14:textId="43A41DB9" w:rsidR="009E1F2B" w:rsidRDefault="009E1F2B">
      <w:pPr>
        <w:pStyle w:val="CommentText"/>
        <w:rPr>
          <w:rFonts w:ascii="Calibri" w:hAnsi="Calibri"/>
        </w:rPr>
      </w:pPr>
      <w:r w:rsidRPr="001C1705">
        <w:rPr>
          <w:b/>
        </w:rPr>
        <w:t xml:space="preserve">(Ref </w:t>
      </w:r>
      <w:r>
        <w:rPr>
          <w:b/>
        </w:rPr>
        <w:t>no:</w:t>
      </w:r>
      <w:r w:rsidRPr="0052506C">
        <w:rPr>
          <w:b/>
        </w:rPr>
        <w:t xml:space="preserve"> CCE-37877-8)</w:t>
      </w:r>
    </w:p>
    <w:p w14:paraId="55089411" w14:textId="14A49604" w:rsidR="009E1F2B" w:rsidRDefault="009E1F2B">
      <w:pPr>
        <w:pStyle w:val="CommentText"/>
      </w:pPr>
      <w:r>
        <w:t>Any user who can shut down a computer could cause a DoS condition to occur. Therefore, this user right should be tightly restricted.</w:t>
      </w:r>
    </w:p>
  </w:comment>
  <w:comment w:id="56" w:author="Air Products Air Products" w:date="2019-07-19T16:19:00Z" w:initials="APAP">
    <w:p w14:paraId="4E95DDFA" w14:textId="2482C0A8" w:rsidR="009E1F2B" w:rsidRDefault="009E1F2B">
      <w:pPr>
        <w:pStyle w:val="CommentText"/>
        <w:rPr>
          <w:rFonts w:ascii="Calibri" w:hAnsi="Calibri"/>
        </w:rPr>
      </w:pPr>
      <w:r>
        <w:rPr>
          <w:rStyle w:val="CommentReference"/>
        </w:rPr>
        <w:annotationRef/>
      </w:r>
      <w:r>
        <w:t>This should be set to “</w:t>
      </w:r>
      <w:r>
        <w:rPr>
          <w:rFonts w:ascii="Calibri" w:hAnsi="Calibri"/>
        </w:rPr>
        <w:t>Administrators”</w:t>
      </w:r>
    </w:p>
    <w:p w14:paraId="4725A095" w14:textId="16EB4139" w:rsidR="009E1F2B" w:rsidRDefault="009E1F2B">
      <w:pPr>
        <w:pStyle w:val="CommentText"/>
      </w:pPr>
      <w:r w:rsidRPr="001C1705">
        <w:rPr>
          <w:b/>
        </w:rPr>
        <w:t xml:space="preserve">(Ref </w:t>
      </w:r>
      <w:r>
        <w:rPr>
          <w:b/>
        </w:rPr>
        <w:t xml:space="preserve">no: </w:t>
      </w:r>
      <w:r w:rsidRPr="00FE7329">
        <w:rPr>
          <w:b/>
        </w:rPr>
        <w:t>CCE-36318-4</w:t>
      </w:r>
      <w:r>
        <w:rPr>
          <w:b/>
        </w:rPr>
        <w:t>)</w:t>
      </w:r>
    </w:p>
    <w:p w14:paraId="748E0956" w14:textId="021A8755" w:rsidR="009E1F2B" w:rsidRDefault="009E1F2B">
      <w:pPr>
        <w:pStyle w:val="CommentText"/>
      </w:pPr>
      <w:r>
        <w:t>Device drivers run as highly privileged code. A user who has the Load and unload device driver’s user right could unintentionally install malicious code that masquerades as a device driver. Administrators should exercise greater care and install only drivers with verified digital signatures.</w:t>
      </w:r>
    </w:p>
  </w:comment>
  <w:comment w:id="58" w:author="Air Products Air Products" w:date="2019-07-19T16:22:00Z" w:initials="APAP">
    <w:p w14:paraId="6ACAE543" w14:textId="106F7140" w:rsidR="009E1F2B" w:rsidRDefault="009E1F2B">
      <w:pPr>
        <w:pStyle w:val="CommentText"/>
      </w:pPr>
      <w:r>
        <w:rPr>
          <w:rStyle w:val="CommentReference"/>
        </w:rPr>
        <w:annotationRef/>
      </w:r>
      <w:r>
        <w:t>I suggest you to use only Administrators</w:t>
      </w:r>
    </w:p>
    <w:p w14:paraId="2ED96DA7" w14:textId="2F6F6506" w:rsidR="009E1F2B" w:rsidRDefault="009E1F2B" w:rsidP="0052506C">
      <w:pPr>
        <w:pStyle w:val="CommentText"/>
      </w:pPr>
      <w:r>
        <w:t>Any users with the Take ownership of files or other objects user right can take control of any object, regardless of the permissions on that object, and then make any changes they wish to that object. Such changes could result in exposure of data, corruption of data, or a DoS condition.</w:t>
      </w:r>
    </w:p>
  </w:comment>
  <w:comment w:id="62" w:author="Air Products Air Products" w:date="2019-07-20T08:06:00Z" w:initials="APAP">
    <w:p w14:paraId="53CF08D9" w14:textId="4387F27F" w:rsidR="009E1F2B" w:rsidRDefault="009E1F2B">
      <w:pPr>
        <w:pStyle w:val="CommentText"/>
      </w:pPr>
      <w:r>
        <w:rPr>
          <w:rStyle w:val="CommentReference"/>
        </w:rPr>
        <w:annotationRef/>
      </w:r>
      <w:r>
        <w:t>As we don’t use IPV6 we better disable all the Services which are related to IPV6</w:t>
      </w:r>
    </w:p>
  </w:comment>
  <w:comment w:id="67" w:author="Air Products Air Products" w:date="2019-07-19T16:24:00Z" w:initials="APAP">
    <w:p w14:paraId="676A4014" w14:textId="7BB082E5" w:rsidR="009E1F2B" w:rsidRDefault="009E1F2B">
      <w:pPr>
        <w:pStyle w:val="CommentText"/>
      </w:pPr>
      <w:r>
        <w:rPr>
          <w:rStyle w:val="CommentReference"/>
        </w:rPr>
        <w:annotationRef/>
      </w:r>
      <w:r>
        <w:t>Better we use 1-day limit as if the user wants to change his password he can go ahead after 1 day.</w:t>
      </w:r>
    </w:p>
  </w:comment>
  <w:comment w:id="68" w:author="Air Products Air Products" w:date="2019-07-19T16:38:00Z" w:initials="APAP">
    <w:p w14:paraId="4D0F7B27" w14:textId="7089E7DA" w:rsidR="009E1F2B" w:rsidRDefault="009E1F2B">
      <w:pPr>
        <w:pStyle w:val="CommentText"/>
      </w:pPr>
      <w:r>
        <w:rPr>
          <w:rStyle w:val="CommentReference"/>
        </w:rPr>
        <w:annotationRef/>
      </w:r>
      <w:r>
        <w:t xml:space="preserve">Better we assign 10 Characters length  </w:t>
      </w:r>
    </w:p>
  </w:comment>
  <w:comment w:id="69" w:author="Air Products Air Products" w:date="2019-07-19T16:39:00Z" w:initials="APAP">
    <w:p w14:paraId="09E4DF6B" w14:textId="77777777" w:rsidR="009E1F2B" w:rsidRDefault="009E1F2B">
      <w:pPr>
        <w:pStyle w:val="CommentText"/>
      </w:pPr>
      <w:r>
        <w:rPr>
          <w:rStyle w:val="CommentReference"/>
        </w:rPr>
        <w:annotationRef/>
      </w:r>
      <w:r>
        <w:t>This should be disabled</w:t>
      </w:r>
    </w:p>
    <w:p w14:paraId="70F4C7E5" w14:textId="1451FCA0" w:rsidR="009E1F2B" w:rsidRDefault="009E1F2B" w:rsidP="00A77221">
      <w:pPr>
        <w:pStyle w:val="CommentText"/>
      </w:pPr>
      <w:r>
        <w:t>Enabling this policy setting allows the operating system to store passwords in a weaker format that is much more susceptible to compromise and weakens your system security.</w:t>
      </w:r>
    </w:p>
  </w:comment>
  <w:comment w:id="70" w:author="Air Products Air Products" w:date="2019-07-19T16:43:00Z" w:initials="APAP">
    <w:p w14:paraId="2A344BE3" w14:textId="65BB25F5" w:rsidR="009E1F2B" w:rsidRDefault="009E1F2B">
      <w:pPr>
        <w:pStyle w:val="CommentText"/>
      </w:pPr>
      <w:r>
        <w:rPr>
          <w:rStyle w:val="CommentReference"/>
        </w:rPr>
        <w:annotationRef/>
      </w:r>
      <w:r>
        <w:t>This should be Set to “Success or Failure”</w:t>
      </w:r>
    </w:p>
    <w:p w14:paraId="28468704" w14:textId="3B96FB52" w:rsidR="009E1F2B" w:rsidRDefault="009E1F2B">
      <w:pPr>
        <w:pStyle w:val="CommentText"/>
      </w:pPr>
      <w:r>
        <w:t>Auditing events in this category may be useful when investigating an incident</w:t>
      </w:r>
    </w:p>
  </w:comment>
  <w:comment w:id="71" w:author="Air Products Air Products" w:date="2019-07-19T16:45:00Z" w:initials="APAP">
    <w:p w14:paraId="37140306" w14:textId="77777777" w:rsidR="009E1F2B" w:rsidRDefault="009E1F2B">
      <w:pPr>
        <w:pStyle w:val="CommentText"/>
      </w:pPr>
      <w:r>
        <w:rPr>
          <w:rStyle w:val="CommentReference"/>
        </w:rPr>
        <w:annotationRef/>
      </w:r>
      <w:r>
        <w:t>This should be Set to “Success or Failure”</w:t>
      </w:r>
    </w:p>
    <w:p w14:paraId="63F14A56" w14:textId="3A41F975" w:rsidR="009E1F2B" w:rsidRDefault="009E1F2B">
      <w:pPr>
        <w:pStyle w:val="CommentText"/>
      </w:pPr>
      <w:r>
        <w:t>Auditing these events may provide an organization with insight when investigating an incident. For example, when a given unauthorized user was added to a sensitive distribution group</w:t>
      </w:r>
    </w:p>
  </w:comment>
  <w:comment w:id="72" w:author="Air Products Air Products" w:date="2019-07-19T16:47:00Z" w:initials="APAP">
    <w:p w14:paraId="3F760255" w14:textId="2513EE86" w:rsidR="009E1F2B" w:rsidRDefault="009E1F2B">
      <w:pPr>
        <w:pStyle w:val="CommentText"/>
      </w:pPr>
      <w:r>
        <w:rPr>
          <w:rStyle w:val="CommentReference"/>
        </w:rPr>
        <w:annotationRef/>
      </w:r>
      <w:r>
        <w:t>Please clarify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23AB1" w15:done="0"/>
  <w15:commentEx w15:paraId="6E0C8A31" w15:paraIdParent="61D23AB1" w15:done="0"/>
  <w15:commentEx w15:paraId="1072300D" w15:done="0"/>
  <w15:commentEx w15:paraId="30CFF6C6" w15:done="0"/>
  <w15:commentEx w15:paraId="74AD55FE" w15:done="0"/>
  <w15:commentEx w15:paraId="447E6E4A" w15:done="0"/>
  <w15:commentEx w15:paraId="34DE8F3B" w15:done="0"/>
  <w15:commentEx w15:paraId="55089411" w15:done="0"/>
  <w15:commentEx w15:paraId="748E0956" w15:done="0"/>
  <w15:commentEx w15:paraId="2ED96DA7" w15:done="0"/>
  <w15:commentEx w15:paraId="53CF08D9" w15:done="0"/>
  <w15:commentEx w15:paraId="676A4014" w15:done="0"/>
  <w15:commentEx w15:paraId="4D0F7B27" w15:done="0"/>
  <w15:commentEx w15:paraId="70F4C7E5" w15:done="0"/>
  <w15:commentEx w15:paraId="28468704" w15:done="0"/>
  <w15:commentEx w15:paraId="63F14A56" w15:done="0"/>
  <w15:commentEx w15:paraId="3F7602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23AB1" w16cid:durableId="20DD5F6D"/>
  <w16cid:commentId w16cid:paraId="6E0C8A31" w16cid:durableId="20DE9BB7"/>
  <w16cid:commentId w16cid:paraId="1072300D" w16cid:durableId="20DD5F6E"/>
  <w16cid:commentId w16cid:paraId="30CFF6C6" w16cid:durableId="20DD5F6F"/>
  <w16cid:commentId w16cid:paraId="74AD55FE" w16cid:durableId="20DD5F70"/>
  <w16cid:commentId w16cid:paraId="447E6E4A" w16cid:durableId="20DD5F71"/>
  <w16cid:commentId w16cid:paraId="34DE8F3B" w16cid:durableId="20DD5F72"/>
  <w16cid:commentId w16cid:paraId="55089411" w16cid:durableId="20DD5F73"/>
  <w16cid:commentId w16cid:paraId="748E0956" w16cid:durableId="20DD5F74"/>
  <w16cid:commentId w16cid:paraId="2ED96DA7" w16cid:durableId="20DD5F75"/>
  <w16cid:commentId w16cid:paraId="53CF08D9" w16cid:durableId="20DD5F76"/>
  <w16cid:commentId w16cid:paraId="676A4014" w16cid:durableId="20DD5F77"/>
  <w16cid:commentId w16cid:paraId="4D0F7B27" w16cid:durableId="20DD5F78"/>
  <w16cid:commentId w16cid:paraId="70F4C7E5" w16cid:durableId="20DD5F79"/>
  <w16cid:commentId w16cid:paraId="28468704" w16cid:durableId="20DD5F7A"/>
  <w16cid:commentId w16cid:paraId="63F14A56" w16cid:durableId="20DD5F7B"/>
  <w16cid:commentId w16cid:paraId="3F760255" w16cid:durableId="20DD5F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09B6" w14:textId="77777777" w:rsidR="00AA73C6" w:rsidRDefault="00AA73C6" w:rsidP="00221236">
      <w:pPr>
        <w:spacing w:after="0" w:line="240" w:lineRule="auto"/>
      </w:pPr>
      <w:r>
        <w:separator/>
      </w:r>
    </w:p>
  </w:endnote>
  <w:endnote w:type="continuationSeparator" w:id="0">
    <w:p w14:paraId="5F4D2553" w14:textId="77777777" w:rsidR="00AA73C6" w:rsidRDefault="00AA73C6" w:rsidP="0022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Extra Bold">
    <w:panose1 w:val="02060903040505020403"/>
    <w:charset w:val="00"/>
    <w:family w:val="roman"/>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F06C" w14:textId="67700FDE" w:rsidR="009E1F2B" w:rsidRDefault="009E1F2B">
    <w:pPr>
      <w:pStyle w:val="Footer"/>
    </w:pPr>
    <w:r>
      <w:rPr>
        <w:noProof/>
      </w:rPr>
      <mc:AlternateContent>
        <mc:Choice Requires="wps">
          <w:drawing>
            <wp:anchor distT="45720" distB="45720" distL="114300" distR="114300" simplePos="0" relativeHeight="251663360" behindDoc="0" locked="0" layoutInCell="1" allowOverlap="1" wp14:anchorId="511DACB0" wp14:editId="2B32E351">
              <wp:simplePos x="0" y="0"/>
              <wp:positionH relativeFrom="page">
                <wp:align>left</wp:align>
              </wp:positionH>
              <wp:positionV relativeFrom="page">
                <wp:posOffset>9734550</wp:posOffset>
              </wp:positionV>
              <wp:extent cx="6191250" cy="267335"/>
              <wp:effectExtent l="0" t="0" r="0" b="0"/>
              <wp:wrapNone/>
              <wp:docPr id="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F4F4C" w14:textId="1E651D24" w:rsidR="009E1F2B" w:rsidRPr="00FA6F16" w:rsidRDefault="009E1F2B" w:rsidP="00D26351">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 xml:space="preserve">"Partner with our clients" is our basic Philosophy </w:t>
                          </w:r>
                          <w:del w:id="78" w:author="Info Desk" w:date="2026-05-21T08:01:00Z" w16du:dateUtc="2026-05-21T12:01:00Z">
                            <w:r w:rsidRPr="00FA6F16" w:rsidDel="00D46EE5">
                              <w:rPr>
                                <w:rFonts w:ascii="Comic Sans MS" w:hAnsi="Comic Sans MS" w:cs="Tahoma"/>
                                <w:b/>
                                <w:bCs/>
                                <w:color w:val="FFFFFF" w:themeColor="background1"/>
                              </w:rPr>
                              <w:delText>| website: www.pronetme.com</w:delText>
                            </w:r>
                          </w:del>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1DACB0" id="_x0000_t202" coordsize="21600,21600" o:spt="202" path="m,l,21600r21600,l21600,xe">
              <v:stroke joinstyle="miter"/>
              <v:path gradientshapeok="t" o:connecttype="rect"/>
            </v:shapetype>
            <v:shape id="Text Box 7" o:spid="_x0000_s1029" type="#_x0000_t202" style="position:absolute;margin-left:0;margin-top:766.5pt;width:487.5pt;height:21.05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" filled="f" stroked="f">
              <v:textbox>
                <w:txbxContent>
                  <w:p w14:paraId="487F4F4C" w14:textId="1E651D24" w:rsidR="009E1F2B" w:rsidRPr="00FA6F16" w:rsidRDefault="009E1F2B" w:rsidP="00D26351">
                    <w:pPr>
                      <w:jc w:val="center"/>
                      <w:rPr>
                        <w:rFonts w:ascii="Comic Sans MS" w:hAnsi="Comic Sans MS" w:cs="Tahoma"/>
                        <w:b/>
                        <w:bCs/>
                        <w:color w:val="FFFFFF" w:themeColor="background1"/>
                      </w:rPr>
                    </w:pPr>
                    <w:r w:rsidRPr="00FA6F16">
                      <w:rPr>
                        <w:rFonts w:ascii="Comic Sans MS" w:hAnsi="Comic Sans MS" w:cs="Tahoma"/>
                        <w:b/>
                        <w:bCs/>
                        <w:color w:val="FFFFFF" w:themeColor="background1"/>
                      </w:rPr>
                      <w:t xml:space="preserve">"Partner with our clients" is our basic Philosophy </w:t>
                    </w:r>
                    <w:del w:id="79" w:author="Info Desk" w:date="2026-05-21T08:01:00Z" w16du:dateUtc="2026-05-21T12:01:00Z">
                      <w:r w:rsidRPr="00FA6F16" w:rsidDel="00D46EE5">
                        <w:rPr>
                          <w:rFonts w:ascii="Comic Sans MS" w:hAnsi="Comic Sans MS" w:cs="Tahoma"/>
                          <w:b/>
                          <w:bCs/>
                          <w:color w:val="FFFFFF" w:themeColor="background1"/>
                        </w:rPr>
                        <w:delText>| website: www.pronetme.com</w:delText>
                      </w:r>
                    </w:del>
                  </w:p>
                </w:txbxContent>
              </v:textbox>
              <w10:wrap anchorx="page" anchory="page"/>
            </v:shape>
          </w:pict>
        </mc:Fallback>
      </mc:AlternateContent>
    </w:r>
    <w:r>
      <w:rPr>
        <w:noProof/>
      </w:rPr>
      <w:drawing>
        <wp:anchor distT="0" distB="0" distL="114300" distR="114300" simplePos="0" relativeHeight="251661312" behindDoc="1" locked="0" layoutInCell="1" allowOverlap="1" wp14:anchorId="44073AE1" wp14:editId="478E25A0">
          <wp:simplePos x="0" y="0"/>
          <wp:positionH relativeFrom="page">
            <wp:align>right</wp:align>
          </wp:positionH>
          <wp:positionV relativeFrom="bottomMargin">
            <wp:align>top</wp:align>
          </wp:positionV>
          <wp:extent cx="8153400" cy="922655"/>
          <wp:effectExtent l="0" t="0" r="0" b="0"/>
          <wp:wrapNone/>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400" cy="92265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3748" w14:textId="77777777" w:rsidR="00AA73C6" w:rsidRDefault="00AA73C6" w:rsidP="00221236">
      <w:pPr>
        <w:spacing w:after="0" w:line="240" w:lineRule="auto"/>
      </w:pPr>
      <w:r>
        <w:separator/>
      </w:r>
    </w:p>
  </w:footnote>
  <w:footnote w:type="continuationSeparator" w:id="0">
    <w:p w14:paraId="614A7169" w14:textId="77777777" w:rsidR="00AA73C6" w:rsidRDefault="00AA73C6" w:rsidP="0022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8059" w14:textId="2697873F" w:rsidR="009E1F2B" w:rsidRDefault="009E1F2B">
    <w:pPr>
      <w:pStyle w:val="Header"/>
    </w:pPr>
    <w:r>
      <w:t xml:space="preserve">                                                                                                             </w:t>
    </w:r>
    <w:del w:id="77" w:author="Info Desk" w:date="2026-05-21T08:01:00Z" w16du:dateUtc="2026-05-21T12:01:00Z">
      <w:r w:rsidDel="00D46EE5">
        <w:rPr>
          <w:noProof/>
        </w:rPr>
        <w:drawing>
          <wp:inline distT="0" distB="0" distL="0" distR="0" wp14:anchorId="70303316" wp14:editId="1E2C30DD">
            <wp:extent cx="2476500" cy="723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723900"/>
                    </a:xfrm>
                    <a:prstGeom prst="rect">
                      <a:avLst/>
                    </a:prstGeom>
                    <a:noFill/>
                    <a:ln>
                      <a:noFill/>
                    </a:ln>
                  </pic:spPr>
                </pic:pic>
              </a:graphicData>
            </a:graphic>
          </wp:inline>
        </w:drawing>
      </w:r>
      <w:r w:rsidRPr="00167E4A" w:rsidDel="00D46EE5">
        <w:rPr>
          <w:noProof/>
        </w:rPr>
        <w:drawing>
          <wp:anchor distT="0" distB="0" distL="114300" distR="114300" simplePos="0" relativeHeight="251659264" behindDoc="1" locked="0" layoutInCell="1" allowOverlap="1" wp14:anchorId="0BEE29EE" wp14:editId="5C947F4B">
            <wp:simplePos x="0" y="0"/>
            <wp:positionH relativeFrom="page">
              <wp:align>left</wp:align>
            </wp:positionH>
            <wp:positionV relativeFrom="paragraph">
              <wp:posOffset>-457200</wp:posOffset>
            </wp:positionV>
            <wp:extent cx="7291070" cy="982345"/>
            <wp:effectExtent l="0" t="0" r="5080" b="8255"/>
            <wp:wrapNone/>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91070" cy="982345"/>
                    </a:xfrm>
                    <a:prstGeom prst="rect">
                      <a:avLst/>
                    </a:prstGeom>
                    <a:noFill/>
                    <a:ln>
                      <a:noFill/>
                    </a:ln>
                  </pic:spPr>
                </pic:pic>
              </a:graphicData>
            </a:graphic>
            <wp14:sizeRelH relativeFrom="margin">
              <wp14:pctWidth>0</wp14:pctWidth>
            </wp14:sizeRelH>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5094"/>
    <w:multiLevelType w:val="hybridMultilevel"/>
    <w:tmpl w:val="16BC7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A7904"/>
    <w:multiLevelType w:val="hybridMultilevel"/>
    <w:tmpl w:val="470C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423078">
    <w:abstractNumId w:val="1"/>
  </w:num>
  <w:num w:numId="2" w16cid:durableId="1770005478">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fo Desk">
    <w15:presenceInfo w15:providerId="AD" w15:userId="S::info@techpledges.com::ae29397e-aa92-4942-b8aa-5abb4bbe6b04"/>
  </w15:person>
  <w15:person w15:author="UAT">
    <w15:presenceInfo w15:providerId="None" w15:userId="UAT"/>
  </w15:person>
  <w15:person w15:author="Air Products Air Products">
    <w15:presenceInfo w15:providerId="None" w15:userId="Air Products Air Produc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zNzE0MzYwNTQzMzdV0lEKTi0uzszPAykwqwUAx9S25SwAAAA="/>
  </w:docVars>
  <w:rsids>
    <w:rsidRoot w:val="006A3844"/>
    <w:rsid w:val="00000146"/>
    <w:rsid w:val="00003B4A"/>
    <w:rsid w:val="00004F99"/>
    <w:rsid w:val="000112C8"/>
    <w:rsid w:val="00015511"/>
    <w:rsid w:val="000215A7"/>
    <w:rsid w:val="000226E4"/>
    <w:rsid w:val="0002450D"/>
    <w:rsid w:val="000262CB"/>
    <w:rsid w:val="00030F10"/>
    <w:rsid w:val="00033BAA"/>
    <w:rsid w:val="00036D97"/>
    <w:rsid w:val="00040881"/>
    <w:rsid w:val="000430C4"/>
    <w:rsid w:val="00045596"/>
    <w:rsid w:val="00053919"/>
    <w:rsid w:val="00055AA1"/>
    <w:rsid w:val="00055E68"/>
    <w:rsid w:val="000605BE"/>
    <w:rsid w:val="0006789F"/>
    <w:rsid w:val="00070CEB"/>
    <w:rsid w:val="00071CB2"/>
    <w:rsid w:val="00072E17"/>
    <w:rsid w:val="00083612"/>
    <w:rsid w:val="00084703"/>
    <w:rsid w:val="000856CB"/>
    <w:rsid w:val="00091E20"/>
    <w:rsid w:val="00094DB4"/>
    <w:rsid w:val="0009511C"/>
    <w:rsid w:val="00097B22"/>
    <w:rsid w:val="00097FC6"/>
    <w:rsid w:val="000A0900"/>
    <w:rsid w:val="000A5C1C"/>
    <w:rsid w:val="000A7179"/>
    <w:rsid w:val="000B4E41"/>
    <w:rsid w:val="000C3120"/>
    <w:rsid w:val="000C383C"/>
    <w:rsid w:val="000C447E"/>
    <w:rsid w:val="000D0BD4"/>
    <w:rsid w:val="000D55F6"/>
    <w:rsid w:val="000E0118"/>
    <w:rsid w:val="000E0F9A"/>
    <w:rsid w:val="000F4107"/>
    <w:rsid w:val="00102924"/>
    <w:rsid w:val="00105359"/>
    <w:rsid w:val="00110A10"/>
    <w:rsid w:val="001177AC"/>
    <w:rsid w:val="001206EC"/>
    <w:rsid w:val="00123B39"/>
    <w:rsid w:val="001243DA"/>
    <w:rsid w:val="00125B74"/>
    <w:rsid w:val="0013085E"/>
    <w:rsid w:val="001314EC"/>
    <w:rsid w:val="00142B48"/>
    <w:rsid w:val="001437C0"/>
    <w:rsid w:val="00145970"/>
    <w:rsid w:val="00146A56"/>
    <w:rsid w:val="00155944"/>
    <w:rsid w:val="00156A1C"/>
    <w:rsid w:val="0016230A"/>
    <w:rsid w:val="001632AF"/>
    <w:rsid w:val="00165254"/>
    <w:rsid w:val="001676AA"/>
    <w:rsid w:val="001704E1"/>
    <w:rsid w:val="00170F0E"/>
    <w:rsid w:val="00171A42"/>
    <w:rsid w:val="00185FBC"/>
    <w:rsid w:val="001872B3"/>
    <w:rsid w:val="00191AF6"/>
    <w:rsid w:val="00191B0E"/>
    <w:rsid w:val="001952DF"/>
    <w:rsid w:val="00195886"/>
    <w:rsid w:val="001A08F7"/>
    <w:rsid w:val="001A0D89"/>
    <w:rsid w:val="001A2E31"/>
    <w:rsid w:val="001B28F4"/>
    <w:rsid w:val="001B3CCD"/>
    <w:rsid w:val="001C1705"/>
    <w:rsid w:val="001C2F20"/>
    <w:rsid w:val="001D5531"/>
    <w:rsid w:val="001E23D7"/>
    <w:rsid w:val="001E3169"/>
    <w:rsid w:val="001F06C4"/>
    <w:rsid w:val="001F1E3B"/>
    <w:rsid w:val="001F55DB"/>
    <w:rsid w:val="001F676B"/>
    <w:rsid w:val="002053B6"/>
    <w:rsid w:val="00206D6F"/>
    <w:rsid w:val="00207124"/>
    <w:rsid w:val="00212A12"/>
    <w:rsid w:val="00214519"/>
    <w:rsid w:val="00220032"/>
    <w:rsid w:val="00221236"/>
    <w:rsid w:val="00221DA9"/>
    <w:rsid w:val="00224A9B"/>
    <w:rsid w:val="00225994"/>
    <w:rsid w:val="0022708B"/>
    <w:rsid w:val="0023135B"/>
    <w:rsid w:val="002332CE"/>
    <w:rsid w:val="002407A0"/>
    <w:rsid w:val="00242003"/>
    <w:rsid w:val="00243436"/>
    <w:rsid w:val="00243DD9"/>
    <w:rsid w:val="002454B9"/>
    <w:rsid w:val="00245BE7"/>
    <w:rsid w:val="00246370"/>
    <w:rsid w:val="002500F8"/>
    <w:rsid w:val="00257059"/>
    <w:rsid w:val="0025767F"/>
    <w:rsid w:val="00262069"/>
    <w:rsid w:val="00264669"/>
    <w:rsid w:val="00264EFD"/>
    <w:rsid w:val="00271359"/>
    <w:rsid w:val="00272116"/>
    <w:rsid w:val="0027304B"/>
    <w:rsid w:val="00277F22"/>
    <w:rsid w:val="00286922"/>
    <w:rsid w:val="00292C0C"/>
    <w:rsid w:val="002A3CCD"/>
    <w:rsid w:val="002A4440"/>
    <w:rsid w:val="002A5429"/>
    <w:rsid w:val="002A7429"/>
    <w:rsid w:val="002B03EC"/>
    <w:rsid w:val="002B346F"/>
    <w:rsid w:val="002B376B"/>
    <w:rsid w:val="002B4015"/>
    <w:rsid w:val="002B403F"/>
    <w:rsid w:val="002B56D9"/>
    <w:rsid w:val="002B7BD7"/>
    <w:rsid w:val="002C1BBC"/>
    <w:rsid w:val="002C1E49"/>
    <w:rsid w:val="002C6AF8"/>
    <w:rsid w:val="002C7A32"/>
    <w:rsid w:val="002D0710"/>
    <w:rsid w:val="002D2A69"/>
    <w:rsid w:val="002D3CBD"/>
    <w:rsid w:val="002D6C87"/>
    <w:rsid w:val="002D70B2"/>
    <w:rsid w:val="002E64C8"/>
    <w:rsid w:val="002F04FF"/>
    <w:rsid w:val="002F2DA1"/>
    <w:rsid w:val="00302A8B"/>
    <w:rsid w:val="00304CFA"/>
    <w:rsid w:val="00304EC5"/>
    <w:rsid w:val="00306194"/>
    <w:rsid w:val="00314ACC"/>
    <w:rsid w:val="00316FCB"/>
    <w:rsid w:val="003208F8"/>
    <w:rsid w:val="0032122D"/>
    <w:rsid w:val="003247A8"/>
    <w:rsid w:val="00330FE3"/>
    <w:rsid w:val="00332560"/>
    <w:rsid w:val="00334C03"/>
    <w:rsid w:val="0033545E"/>
    <w:rsid w:val="0033750E"/>
    <w:rsid w:val="0034197B"/>
    <w:rsid w:val="003447AD"/>
    <w:rsid w:val="00347BC2"/>
    <w:rsid w:val="00355A3F"/>
    <w:rsid w:val="0035782A"/>
    <w:rsid w:val="00357CF3"/>
    <w:rsid w:val="003618AB"/>
    <w:rsid w:val="00362E80"/>
    <w:rsid w:val="00364C4C"/>
    <w:rsid w:val="00370043"/>
    <w:rsid w:val="0037014B"/>
    <w:rsid w:val="003720A6"/>
    <w:rsid w:val="00373905"/>
    <w:rsid w:val="00380EEE"/>
    <w:rsid w:val="00381DE0"/>
    <w:rsid w:val="0038588D"/>
    <w:rsid w:val="00386DA8"/>
    <w:rsid w:val="003915E0"/>
    <w:rsid w:val="00391E82"/>
    <w:rsid w:val="00393517"/>
    <w:rsid w:val="00395BA3"/>
    <w:rsid w:val="003962FE"/>
    <w:rsid w:val="003A1B55"/>
    <w:rsid w:val="003A20B3"/>
    <w:rsid w:val="003A34C3"/>
    <w:rsid w:val="003A3F39"/>
    <w:rsid w:val="003B047F"/>
    <w:rsid w:val="003B5DC3"/>
    <w:rsid w:val="003B7089"/>
    <w:rsid w:val="003C034A"/>
    <w:rsid w:val="003C0FC3"/>
    <w:rsid w:val="003C692A"/>
    <w:rsid w:val="003C735F"/>
    <w:rsid w:val="003D3917"/>
    <w:rsid w:val="003D3FC2"/>
    <w:rsid w:val="003D745B"/>
    <w:rsid w:val="003E1E50"/>
    <w:rsid w:val="003F2100"/>
    <w:rsid w:val="003F30E7"/>
    <w:rsid w:val="003F67F3"/>
    <w:rsid w:val="00400552"/>
    <w:rsid w:val="0040236B"/>
    <w:rsid w:val="00402C4B"/>
    <w:rsid w:val="004035AF"/>
    <w:rsid w:val="00403AA6"/>
    <w:rsid w:val="004070AC"/>
    <w:rsid w:val="00412078"/>
    <w:rsid w:val="0041692E"/>
    <w:rsid w:val="00422E18"/>
    <w:rsid w:val="00424981"/>
    <w:rsid w:val="00427AB2"/>
    <w:rsid w:val="0043539D"/>
    <w:rsid w:val="004354C4"/>
    <w:rsid w:val="004368BA"/>
    <w:rsid w:val="0043771B"/>
    <w:rsid w:val="00443433"/>
    <w:rsid w:val="00443BD9"/>
    <w:rsid w:val="00444901"/>
    <w:rsid w:val="00446488"/>
    <w:rsid w:val="00447D02"/>
    <w:rsid w:val="00450478"/>
    <w:rsid w:val="00450E47"/>
    <w:rsid w:val="00460CE7"/>
    <w:rsid w:val="00464FB1"/>
    <w:rsid w:val="0047652A"/>
    <w:rsid w:val="004813A7"/>
    <w:rsid w:val="0048425D"/>
    <w:rsid w:val="00486C12"/>
    <w:rsid w:val="00490D14"/>
    <w:rsid w:val="004978BD"/>
    <w:rsid w:val="004A0419"/>
    <w:rsid w:val="004A251E"/>
    <w:rsid w:val="004A4F5E"/>
    <w:rsid w:val="004A78BE"/>
    <w:rsid w:val="004B09D1"/>
    <w:rsid w:val="004B0FD7"/>
    <w:rsid w:val="004B2573"/>
    <w:rsid w:val="004B3D1B"/>
    <w:rsid w:val="004B7A2E"/>
    <w:rsid w:val="004C2A00"/>
    <w:rsid w:val="004C338E"/>
    <w:rsid w:val="004C403D"/>
    <w:rsid w:val="004C4D7D"/>
    <w:rsid w:val="004C617F"/>
    <w:rsid w:val="004C64EF"/>
    <w:rsid w:val="004D3DF2"/>
    <w:rsid w:val="004D5040"/>
    <w:rsid w:val="004E343E"/>
    <w:rsid w:val="004E7B22"/>
    <w:rsid w:val="004E7F5E"/>
    <w:rsid w:val="00501150"/>
    <w:rsid w:val="005020A5"/>
    <w:rsid w:val="00503BC9"/>
    <w:rsid w:val="00505736"/>
    <w:rsid w:val="0050581D"/>
    <w:rsid w:val="005114E4"/>
    <w:rsid w:val="00511731"/>
    <w:rsid w:val="00514C54"/>
    <w:rsid w:val="00514CB0"/>
    <w:rsid w:val="005156D6"/>
    <w:rsid w:val="00515DBE"/>
    <w:rsid w:val="00524C88"/>
    <w:rsid w:val="0052506C"/>
    <w:rsid w:val="00525CEE"/>
    <w:rsid w:val="00526394"/>
    <w:rsid w:val="0053174D"/>
    <w:rsid w:val="00533B86"/>
    <w:rsid w:val="00537A84"/>
    <w:rsid w:val="00546A44"/>
    <w:rsid w:val="0055048D"/>
    <w:rsid w:val="005527BD"/>
    <w:rsid w:val="00554D25"/>
    <w:rsid w:val="00554E68"/>
    <w:rsid w:val="005563CB"/>
    <w:rsid w:val="005565FC"/>
    <w:rsid w:val="00560A75"/>
    <w:rsid w:val="005762B1"/>
    <w:rsid w:val="00581A73"/>
    <w:rsid w:val="00586E97"/>
    <w:rsid w:val="0059021D"/>
    <w:rsid w:val="005A2D48"/>
    <w:rsid w:val="005A6B2B"/>
    <w:rsid w:val="005A7B00"/>
    <w:rsid w:val="005A7E73"/>
    <w:rsid w:val="005B151A"/>
    <w:rsid w:val="005B20BE"/>
    <w:rsid w:val="005B28DF"/>
    <w:rsid w:val="005C156F"/>
    <w:rsid w:val="005D0057"/>
    <w:rsid w:val="005D2DD1"/>
    <w:rsid w:val="005D3008"/>
    <w:rsid w:val="005D3B2E"/>
    <w:rsid w:val="005D40D3"/>
    <w:rsid w:val="005E616A"/>
    <w:rsid w:val="005E6B1A"/>
    <w:rsid w:val="006015BB"/>
    <w:rsid w:val="006016F3"/>
    <w:rsid w:val="00601868"/>
    <w:rsid w:val="0060241B"/>
    <w:rsid w:val="006026AC"/>
    <w:rsid w:val="00607DF7"/>
    <w:rsid w:val="00612DCC"/>
    <w:rsid w:val="006158FE"/>
    <w:rsid w:val="00616F79"/>
    <w:rsid w:val="00617A68"/>
    <w:rsid w:val="006213D1"/>
    <w:rsid w:val="006227DA"/>
    <w:rsid w:val="0062395E"/>
    <w:rsid w:val="0063204F"/>
    <w:rsid w:val="006334F4"/>
    <w:rsid w:val="00633A82"/>
    <w:rsid w:val="00633D52"/>
    <w:rsid w:val="00634BBB"/>
    <w:rsid w:val="00635979"/>
    <w:rsid w:val="00635FF7"/>
    <w:rsid w:val="006369A3"/>
    <w:rsid w:val="00637FE3"/>
    <w:rsid w:val="00641E74"/>
    <w:rsid w:val="00643C16"/>
    <w:rsid w:val="00646B56"/>
    <w:rsid w:val="00647E99"/>
    <w:rsid w:val="00650B28"/>
    <w:rsid w:val="00650CFC"/>
    <w:rsid w:val="006549E0"/>
    <w:rsid w:val="006574C9"/>
    <w:rsid w:val="00657980"/>
    <w:rsid w:val="00661013"/>
    <w:rsid w:val="006767F5"/>
    <w:rsid w:val="00676848"/>
    <w:rsid w:val="0068302C"/>
    <w:rsid w:val="0069147A"/>
    <w:rsid w:val="00695E01"/>
    <w:rsid w:val="006A0A61"/>
    <w:rsid w:val="006A288D"/>
    <w:rsid w:val="006A3844"/>
    <w:rsid w:val="006A549F"/>
    <w:rsid w:val="006A5C7A"/>
    <w:rsid w:val="006A6FA6"/>
    <w:rsid w:val="006A7219"/>
    <w:rsid w:val="006A734F"/>
    <w:rsid w:val="006B34F1"/>
    <w:rsid w:val="006C0588"/>
    <w:rsid w:val="006C1C6C"/>
    <w:rsid w:val="006C2900"/>
    <w:rsid w:val="006C3AD7"/>
    <w:rsid w:val="006D10A8"/>
    <w:rsid w:val="006D1E90"/>
    <w:rsid w:val="006D7D93"/>
    <w:rsid w:val="006E1F44"/>
    <w:rsid w:val="006E2788"/>
    <w:rsid w:val="006E3448"/>
    <w:rsid w:val="006E6215"/>
    <w:rsid w:val="006F44E8"/>
    <w:rsid w:val="006F4FA7"/>
    <w:rsid w:val="006F5764"/>
    <w:rsid w:val="006F66DA"/>
    <w:rsid w:val="006F706A"/>
    <w:rsid w:val="007053DA"/>
    <w:rsid w:val="00707A34"/>
    <w:rsid w:val="00711D64"/>
    <w:rsid w:val="0071358B"/>
    <w:rsid w:val="00716794"/>
    <w:rsid w:val="00716BCD"/>
    <w:rsid w:val="0072620A"/>
    <w:rsid w:val="00734A8B"/>
    <w:rsid w:val="00736CBE"/>
    <w:rsid w:val="007424F0"/>
    <w:rsid w:val="00744FBA"/>
    <w:rsid w:val="007474E8"/>
    <w:rsid w:val="0075088E"/>
    <w:rsid w:val="00752C58"/>
    <w:rsid w:val="007534FB"/>
    <w:rsid w:val="00753795"/>
    <w:rsid w:val="00753C4C"/>
    <w:rsid w:val="00755CC4"/>
    <w:rsid w:val="0075730C"/>
    <w:rsid w:val="00760DBF"/>
    <w:rsid w:val="00760F26"/>
    <w:rsid w:val="0076400E"/>
    <w:rsid w:val="0076601E"/>
    <w:rsid w:val="00775B8E"/>
    <w:rsid w:val="00777D78"/>
    <w:rsid w:val="00781628"/>
    <w:rsid w:val="00782D20"/>
    <w:rsid w:val="00785213"/>
    <w:rsid w:val="00785EEC"/>
    <w:rsid w:val="0078691F"/>
    <w:rsid w:val="00786F1B"/>
    <w:rsid w:val="00797D35"/>
    <w:rsid w:val="007A3554"/>
    <w:rsid w:val="007A6083"/>
    <w:rsid w:val="007B10BA"/>
    <w:rsid w:val="007B2776"/>
    <w:rsid w:val="007B52B7"/>
    <w:rsid w:val="007B5947"/>
    <w:rsid w:val="007C00E6"/>
    <w:rsid w:val="007C29C9"/>
    <w:rsid w:val="007C6386"/>
    <w:rsid w:val="007C76E4"/>
    <w:rsid w:val="007D114B"/>
    <w:rsid w:val="007D132F"/>
    <w:rsid w:val="007E14EE"/>
    <w:rsid w:val="007E54D9"/>
    <w:rsid w:val="007E552F"/>
    <w:rsid w:val="007F1082"/>
    <w:rsid w:val="007F3148"/>
    <w:rsid w:val="007F3FA2"/>
    <w:rsid w:val="007F6059"/>
    <w:rsid w:val="007F6FD3"/>
    <w:rsid w:val="00804281"/>
    <w:rsid w:val="0081142C"/>
    <w:rsid w:val="00811D61"/>
    <w:rsid w:val="008246CF"/>
    <w:rsid w:val="00825B0B"/>
    <w:rsid w:val="00832338"/>
    <w:rsid w:val="008348D8"/>
    <w:rsid w:val="0083674C"/>
    <w:rsid w:val="00837AF8"/>
    <w:rsid w:val="00842296"/>
    <w:rsid w:val="00844288"/>
    <w:rsid w:val="00857998"/>
    <w:rsid w:val="00857B95"/>
    <w:rsid w:val="00863F31"/>
    <w:rsid w:val="0086540D"/>
    <w:rsid w:val="00872464"/>
    <w:rsid w:val="008737A7"/>
    <w:rsid w:val="00873CAF"/>
    <w:rsid w:val="00874972"/>
    <w:rsid w:val="00881991"/>
    <w:rsid w:val="00881AE6"/>
    <w:rsid w:val="00883376"/>
    <w:rsid w:val="008837DD"/>
    <w:rsid w:val="0088457C"/>
    <w:rsid w:val="00885C7B"/>
    <w:rsid w:val="0089042A"/>
    <w:rsid w:val="00892C4E"/>
    <w:rsid w:val="0089376B"/>
    <w:rsid w:val="00894858"/>
    <w:rsid w:val="00895991"/>
    <w:rsid w:val="00897253"/>
    <w:rsid w:val="008979E3"/>
    <w:rsid w:val="008A234F"/>
    <w:rsid w:val="008A2AC6"/>
    <w:rsid w:val="008A721B"/>
    <w:rsid w:val="008B0F44"/>
    <w:rsid w:val="008B1064"/>
    <w:rsid w:val="008B1A42"/>
    <w:rsid w:val="008B32E6"/>
    <w:rsid w:val="008B69CD"/>
    <w:rsid w:val="008C32DB"/>
    <w:rsid w:val="008C7635"/>
    <w:rsid w:val="008C79A1"/>
    <w:rsid w:val="008D123E"/>
    <w:rsid w:val="008D6C44"/>
    <w:rsid w:val="008E02CC"/>
    <w:rsid w:val="008E2615"/>
    <w:rsid w:val="008F2E77"/>
    <w:rsid w:val="008F6300"/>
    <w:rsid w:val="00900D42"/>
    <w:rsid w:val="00903A62"/>
    <w:rsid w:val="00906BA0"/>
    <w:rsid w:val="00907924"/>
    <w:rsid w:val="0091067F"/>
    <w:rsid w:val="00911B3A"/>
    <w:rsid w:val="00914FA1"/>
    <w:rsid w:val="00915209"/>
    <w:rsid w:val="00917C72"/>
    <w:rsid w:val="00917F15"/>
    <w:rsid w:val="00920356"/>
    <w:rsid w:val="00920A32"/>
    <w:rsid w:val="009244D9"/>
    <w:rsid w:val="00925B25"/>
    <w:rsid w:val="00930EA0"/>
    <w:rsid w:val="00931322"/>
    <w:rsid w:val="00933218"/>
    <w:rsid w:val="00937022"/>
    <w:rsid w:val="009428E3"/>
    <w:rsid w:val="009434D5"/>
    <w:rsid w:val="009537FF"/>
    <w:rsid w:val="00960E90"/>
    <w:rsid w:val="00961EF0"/>
    <w:rsid w:val="00962162"/>
    <w:rsid w:val="00963BA8"/>
    <w:rsid w:val="00972ECE"/>
    <w:rsid w:val="00976E47"/>
    <w:rsid w:val="009805BA"/>
    <w:rsid w:val="00982083"/>
    <w:rsid w:val="00984CA1"/>
    <w:rsid w:val="00986AA3"/>
    <w:rsid w:val="009929A4"/>
    <w:rsid w:val="009948B2"/>
    <w:rsid w:val="00996904"/>
    <w:rsid w:val="009A2497"/>
    <w:rsid w:val="009A2E35"/>
    <w:rsid w:val="009A365D"/>
    <w:rsid w:val="009B1EB6"/>
    <w:rsid w:val="009B4598"/>
    <w:rsid w:val="009B4D07"/>
    <w:rsid w:val="009B591C"/>
    <w:rsid w:val="009C00FE"/>
    <w:rsid w:val="009C04B0"/>
    <w:rsid w:val="009C48E4"/>
    <w:rsid w:val="009C6035"/>
    <w:rsid w:val="009C7D1C"/>
    <w:rsid w:val="009D1B72"/>
    <w:rsid w:val="009D3929"/>
    <w:rsid w:val="009D6DC5"/>
    <w:rsid w:val="009D7D11"/>
    <w:rsid w:val="009E1F2B"/>
    <w:rsid w:val="009E5FFA"/>
    <w:rsid w:val="009E65ED"/>
    <w:rsid w:val="009E7221"/>
    <w:rsid w:val="009F0798"/>
    <w:rsid w:val="009F454E"/>
    <w:rsid w:val="009F5206"/>
    <w:rsid w:val="00A10FFC"/>
    <w:rsid w:val="00A116D1"/>
    <w:rsid w:val="00A126D7"/>
    <w:rsid w:val="00A16B37"/>
    <w:rsid w:val="00A20C96"/>
    <w:rsid w:val="00A24DF5"/>
    <w:rsid w:val="00A32D96"/>
    <w:rsid w:val="00A34B0E"/>
    <w:rsid w:val="00A34D50"/>
    <w:rsid w:val="00A35B95"/>
    <w:rsid w:val="00A35F23"/>
    <w:rsid w:val="00A42E76"/>
    <w:rsid w:val="00A4509D"/>
    <w:rsid w:val="00A516A6"/>
    <w:rsid w:val="00A51DCB"/>
    <w:rsid w:val="00A61722"/>
    <w:rsid w:val="00A63669"/>
    <w:rsid w:val="00A7607B"/>
    <w:rsid w:val="00A77221"/>
    <w:rsid w:val="00A8066A"/>
    <w:rsid w:val="00A8095B"/>
    <w:rsid w:val="00A87DD1"/>
    <w:rsid w:val="00A969D1"/>
    <w:rsid w:val="00A974C7"/>
    <w:rsid w:val="00A97949"/>
    <w:rsid w:val="00AA73C6"/>
    <w:rsid w:val="00AB51E4"/>
    <w:rsid w:val="00AB5B89"/>
    <w:rsid w:val="00AB6347"/>
    <w:rsid w:val="00AC1A39"/>
    <w:rsid w:val="00AC4AFD"/>
    <w:rsid w:val="00AC67D0"/>
    <w:rsid w:val="00AC7AC7"/>
    <w:rsid w:val="00AD10B7"/>
    <w:rsid w:val="00AD2001"/>
    <w:rsid w:val="00AE20FB"/>
    <w:rsid w:val="00AE6D6D"/>
    <w:rsid w:val="00AF72BF"/>
    <w:rsid w:val="00AF7E57"/>
    <w:rsid w:val="00B06803"/>
    <w:rsid w:val="00B10EA7"/>
    <w:rsid w:val="00B10EB4"/>
    <w:rsid w:val="00B12D3B"/>
    <w:rsid w:val="00B13545"/>
    <w:rsid w:val="00B15CF4"/>
    <w:rsid w:val="00B20AC6"/>
    <w:rsid w:val="00B20ADA"/>
    <w:rsid w:val="00B23D56"/>
    <w:rsid w:val="00B2569B"/>
    <w:rsid w:val="00B26473"/>
    <w:rsid w:val="00B27F88"/>
    <w:rsid w:val="00B30324"/>
    <w:rsid w:val="00B377C7"/>
    <w:rsid w:val="00B412A2"/>
    <w:rsid w:val="00B4134B"/>
    <w:rsid w:val="00B43B25"/>
    <w:rsid w:val="00B465C8"/>
    <w:rsid w:val="00B46D4F"/>
    <w:rsid w:val="00B47440"/>
    <w:rsid w:val="00B47F5A"/>
    <w:rsid w:val="00B532E7"/>
    <w:rsid w:val="00B60112"/>
    <w:rsid w:val="00B63B8D"/>
    <w:rsid w:val="00B64CC2"/>
    <w:rsid w:val="00B64EF4"/>
    <w:rsid w:val="00B70482"/>
    <w:rsid w:val="00B722FA"/>
    <w:rsid w:val="00B7417B"/>
    <w:rsid w:val="00B7535D"/>
    <w:rsid w:val="00B77194"/>
    <w:rsid w:val="00B77822"/>
    <w:rsid w:val="00B82836"/>
    <w:rsid w:val="00B85408"/>
    <w:rsid w:val="00B90442"/>
    <w:rsid w:val="00BA27AB"/>
    <w:rsid w:val="00BB28D8"/>
    <w:rsid w:val="00BC54B7"/>
    <w:rsid w:val="00BD2FD4"/>
    <w:rsid w:val="00BD424E"/>
    <w:rsid w:val="00BD4AE5"/>
    <w:rsid w:val="00BE3650"/>
    <w:rsid w:val="00BE50CF"/>
    <w:rsid w:val="00BF12B2"/>
    <w:rsid w:val="00BF216C"/>
    <w:rsid w:val="00C03A26"/>
    <w:rsid w:val="00C04CB7"/>
    <w:rsid w:val="00C05565"/>
    <w:rsid w:val="00C06BDC"/>
    <w:rsid w:val="00C109B4"/>
    <w:rsid w:val="00C1100D"/>
    <w:rsid w:val="00C14009"/>
    <w:rsid w:val="00C154B8"/>
    <w:rsid w:val="00C16974"/>
    <w:rsid w:val="00C23175"/>
    <w:rsid w:val="00C23D65"/>
    <w:rsid w:val="00C25FA1"/>
    <w:rsid w:val="00C369CE"/>
    <w:rsid w:val="00C36BBC"/>
    <w:rsid w:val="00C41B9E"/>
    <w:rsid w:val="00C42A7C"/>
    <w:rsid w:val="00C4430B"/>
    <w:rsid w:val="00C45676"/>
    <w:rsid w:val="00C53518"/>
    <w:rsid w:val="00C60B01"/>
    <w:rsid w:val="00C6257E"/>
    <w:rsid w:val="00C62FDD"/>
    <w:rsid w:val="00C73513"/>
    <w:rsid w:val="00C8082C"/>
    <w:rsid w:val="00C81943"/>
    <w:rsid w:val="00C9227B"/>
    <w:rsid w:val="00C92550"/>
    <w:rsid w:val="00C937DE"/>
    <w:rsid w:val="00C95F33"/>
    <w:rsid w:val="00C96564"/>
    <w:rsid w:val="00C96DFE"/>
    <w:rsid w:val="00CA00FA"/>
    <w:rsid w:val="00CA2308"/>
    <w:rsid w:val="00CA4717"/>
    <w:rsid w:val="00CA53BD"/>
    <w:rsid w:val="00CA5D42"/>
    <w:rsid w:val="00CB00FF"/>
    <w:rsid w:val="00CB1B43"/>
    <w:rsid w:val="00CB4507"/>
    <w:rsid w:val="00CC240D"/>
    <w:rsid w:val="00CC3BC4"/>
    <w:rsid w:val="00CD319A"/>
    <w:rsid w:val="00CD52C9"/>
    <w:rsid w:val="00CE5CA6"/>
    <w:rsid w:val="00CE77B8"/>
    <w:rsid w:val="00CF0675"/>
    <w:rsid w:val="00CF14E3"/>
    <w:rsid w:val="00CF19D5"/>
    <w:rsid w:val="00CF2BAC"/>
    <w:rsid w:val="00CF3DB3"/>
    <w:rsid w:val="00CF431F"/>
    <w:rsid w:val="00CF7DBB"/>
    <w:rsid w:val="00D004A2"/>
    <w:rsid w:val="00D06C6D"/>
    <w:rsid w:val="00D06F3C"/>
    <w:rsid w:val="00D10E99"/>
    <w:rsid w:val="00D114EE"/>
    <w:rsid w:val="00D161FD"/>
    <w:rsid w:val="00D16F7E"/>
    <w:rsid w:val="00D179BA"/>
    <w:rsid w:val="00D243DF"/>
    <w:rsid w:val="00D26351"/>
    <w:rsid w:val="00D41D3F"/>
    <w:rsid w:val="00D44B09"/>
    <w:rsid w:val="00D451E7"/>
    <w:rsid w:val="00D45B1E"/>
    <w:rsid w:val="00D46EE5"/>
    <w:rsid w:val="00D53006"/>
    <w:rsid w:val="00D53AE9"/>
    <w:rsid w:val="00D60227"/>
    <w:rsid w:val="00D631C8"/>
    <w:rsid w:val="00D71407"/>
    <w:rsid w:val="00D7151D"/>
    <w:rsid w:val="00D7403A"/>
    <w:rsid w:val="00D752A9"/>
    <w:rsid w:val="00D80C11"/>
    <w:rsid w:val="00D80E65"/>
    <w:rsid w:val="00D90543"/>
    <w:rsid w:val="00D95EC5"/>
    <w:rsid w:val="00D96AF2"/>
    <w:rsid w:val="00DA17F1"/>
    <w:rsid w:val="00DA1CF5"/>
    <w:rsid w:val="00DA3F52"/>
    <w:rsid w:val="00DB0687"/>
    <w:rsid w:val="00DB0FAD"/>
    <w:rsid w:val="00DB3F0E"/>
    <w:rsid w:val="00DC1B5A"/>
    <w:rsid w:val="00DD48A7"/>
    <w:rsid w:val="00DD5085"/>
    <w:rsid w:val="00DD6201"/>
    <w:rsid w:val="00DE4590"/>
    <w:rsid w:val="00DE4BBD"/>
    <w:rsid w:val="00DE5592"/>
    <w:rsid w:val="00DE7F50"/>
    <w:rsid w:val="00DF371A"/>
    <w:rsid w:val="00DF7142"/>
    <w:rsid w:val="00E026A5"/>
    <w:rsid w:val="00E061FB"/>
    <w:rsid w:val="00E1107E"/>
    <w:rsid w:val="00E12886"/>
    <w:rsid w:val="00E1309E"/>
    <w:rsid w:val="00E132C4"/>
    <w:rsid w:val="00E1564E"/>
    <w:rsid w:val="00E17D58"/>
    <w:rsid w:val="00E21C12"/>
    <w:rsid w:val="00E2217B"/>
    <w:rsid w:val="00E22D30"/>
    <w:rsid w:val="00E23C4B"/>
    <w:rsid w:val="00E30D17"/>
    <w:rsid w:val="00E321D0"/>
    <w:rsid w:val="00E3412E"/>
    <w:rsid w:val="00E34198"/>
    <w:rsid w:val="00E34813"/>
    <w:rsid w:val="00E36337"/>
    <w:rsid w:val="00E36963"/>
    <w:rsid w:val="00E37EC8"/>
    <w:rsid w:val="00E409AB"/>
    <w:rsid w:val="00E47A9B"/>
    <w:rsid w:val="00E57475"/>
    <w:rsid w:val="00E72A76"/>
    <w:rsid w:val="00E72D8B"/>
    <w:rsid w:val="00E73BC4"/>
    <w:rsid w:val="00E76AD1"/>
    <w:rsid w:val="00E77014"/>
    <w:rsid w:val="00E80A16"/>
    <w:rsid w:val="00E8273E"/>
    <w:rsid w:val="00E841FD"/>
    <w:rsid w:val="00E8568B"/>
    <w:rsid w:val="00E8571F"/>
    <w:rsid w:val="00E86DD7"/>
    <w:rsid w:val="00E90EFE"/>
    <w:rsid w:val="00E9375E"/>
    <w:rsid w:val="00E9647C"/>
    <w:rsid w:val="00EA1521"/>
    <w:rsid w:val="00EA4CAE"/>
    <w:rsid w:val="00EB0CC0"/>
    <w:rsid w:val="00EB12FB"/>
    <w:rsid w:val="00EB5187"/>
    <w:rsid w:val="00EB6355"/>
    <w:rsid w:val="00EC7929"/>
    <w:rsid w:val="00EC7CC0"/>
    <w:rsid w:val="00ED0353"/>
    <w:rsid w:val="00ED3285"/>
    <w:rsid w:val="00ED3D03"/>
    <w:rsid w:val="00ED4DD8"/>
    <w:rsid w:val="00ED632E"/>
    <w:rsid w:val="00EE107F"/>
    <w:rsid w:val="00EE11AE"/>
    <w:rsid w:val="00EE5C1C"/>
    <w:rsid w:val="00EE74C6"/>
    <w:rsid w:val="00EF16F6"/>
    <w:rsid w:val="00EF2F11"/>
    <w:rsid w:val="00EF3A5A"/>
    <w:rsid w:val="00EF3DF8"/>
    <w:rsid w:val="00EF6886"/>
    <w:rsid w:val="00F01407"/>
    <w:rsid w:val="00F029C6"/>
    <w:rsid w:val="00F0466B"/>
    <w:rsid w:val="00F04DC4"/>
    <w:rsid w:val="00F107E9"/>
    <w:rsid w:val="00F10E45"/>
    <w:rsid w:val="00F13EE9"/>
    <w:rsid w:val="00F148F3"/>
    <w:rsid w:val="00F1611C"/>
    <w:rsid w:val="00F17C1F"/>
    <w:rsid w:val="00F22B8B"/>
    <w:rsid w:val="00F25B82"/>
    <w:rsid w:val="00F30FF2"/>
    <w:rsid w:val="00F31C8F"/>
    <w:rsid w:val="00F31E45"/>
    <w:rsid w:val="00F36A5C"/>
    <w:rsid w:val="00F40EE7"/>
    <w:rsid w:val="00F513EB"/>
    <w:rsid w:val="00F53402"/>
    <w:rsid w:val="00F57900"/>
    <w:rsid w:val="00F65989"/>
    <w:rsid w:val="00F6608F"/>
    <w:rsid w:val="00F66C17"/>
    <w:rsid w:val="00F75C0E"/>
    <w:rsid w:val="00F85047"/>
    <w:rsid w:val="00F8526C"/>
    <w:rsid w:val="00F86CC0"/>
    <w:rsid w:val="00F944FC"/>
    <w:rsid w:val="00F95255"/>
    <w:rsid w:val="00F95A4E"/>
    <w:rsid w:val="00FA1279"/>
    <w:rsid w:val="00FA1788"/>
    <w:rsid w:val="00FA5A3B"/>
    <w:rsid w:val="00FA5EEB"/>
    <w:rsid w:val="00FB1913"/>
    <w:rsid w:val="00FB2A80"/>
    <w:rsid w:val="00FB7DAB"/>
    <w:rsid w:val="00FC6C53"/>
    <w:rsid w:val="00FD3C6A"/>
    <w:rsid w:val="00FD44ED"/>
    <w:rsid w:val="00FD469C"/>
    <w:rsid w:val="00FD7DAA"/>
    <w:rsid w:val="00FE234E"/>
    <w:rsid w:val="00FE7329"/>
    <w:rsid w:val="00FF4E41"/>
    <w:rsid w:val="00FF6FE3"/>
    <w:rsid w:val="00FF70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87DD4"/>
  <w15:chartTrackingRefBased/>
  <w15:docId w15:val="{686C362D-EF67-4889-BB41-7D005687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3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6F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7A3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B0F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3844"/>
    <w:pPr>
      <w:spacing w:after="0" w:line="240" w:lineRule="auto"/>
    </w:pPr>
    <w:rPr>
      <w:rFonts w:eastAsiaTheme="minorEastAsia"/>
    </w:rPr>
  </w:style>
  <w:style w:type="character" w:customStyle="1" w:styleId="NoSpacingChar">
    <w:name w:val="No Spacing Char"/>
    <w:basedOn w:val="DefaultParagraphFont"/>
    <w:link w:val="NoSpacing"/>
    <w:uiPriority w:val="1"/>
    <w:rsid w:val="006A3844"/>
    <w:rPr>
      <w:rFonts w:eastAsiaTheme="minorEastAsia"/>
    </w:rPr>
  </w:style>
  <w:style w:type="table" w:styleId="TableGrid">
    <w:name w:val="Table Grid"/>
    <w:basedOn w:val="TableNormal"/>
    <w:uiPriority w:val="39"/>
    <w:rsid w:val="00650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43D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243DA"/>
    <w:pPr>
      <w:outlineLvl w:val="9"/>
    </w:pPr>
  </w:style>
  <w:style w:type="paragraph" w:styleId="TOC1">
    <w:name w:val="toc 1"/>
    <w:basedOn w:val="Normal"/>
    <w:next w:val="Normal"/>
    <w:autoRedefine/>
    <w:uiPriority w:val="39"/>
    <w:unhideWhenUsed/>
    <w:rsid w:val="009B591C"/>
    <w:pPr>
      <w:spacing w:after="100"/>
    </w:pPr>
  </w:style>
  <w:style w:type="character" w:styleId="Hyperlink">
    <w:name w:val="Hyperlink"/>
    <w:basedOn w:val="DefaultParagraphFont"/>
    <w:uiPriority w:val="99"/>
    <w:unhideWhenUsed/>
    <w:rsid w:val="009B591C"/>
    <w:rPr>
      <w:color w:val="0563C1" w:themeColor="hyperlink"/>
      <w:u w:val="single"/>
    </w:rPr>
  </w:style>
  <w:style w:type="character" w:customStyle="1" w:styleId="Heading2Char">
    <w:name w:val="Heading 2 Char"/>
    <w:basedOn w:val="DefaultParagraphFont"/>
    <w:link w:val="Heading2"/>
    <w:uiPriority w:val="9"/>
    <w:rsid w:val="005902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6F7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72E17"/>
    <w:pPr>
      <w:spacing w:after="100"/>
      <w:ind w:left="440"/>
    </w:pPr>
  </w:style>
  <w:style w:type="paragraph" w:styleId="ListParagraph">
    <w:name w:val="List Paragraph"/>
    <w:aliases w:val="lp1,List Paragraph1,List Paragraph11,Bullet 1,Use Case List Paragraph,lp11,Table Number Paragraph,Bullet List,FooterText,numbered,Paragraphe de liste1,Bulletr List Paragraph,列出段落,列出段落1,Listeafsnit1,Parágrafo da Lista1,Bullet list,リスト段落1"/>
    <w:basedOn w:val="Normal"/>
    <w:link w:val="ListParagraphChar"/>
    <w:uiPriority w:val="34"/>
    <w:qFormat/>
    <w:rsid w:val="008246CF"/>
    <w:pPr>
      <w:ind w:left="720"/>
      <w:contextualSpacing/>
    </w:pPr>
  </w:style>
  <w:style w:type="paragraph" w:styleId="TOC2">
    <w:name w:val="toc 2"/>
    <w:basedOn w:val="Normal"/>
    <w:next w:val="Normal"/>
    <w:autoRedefine/>
    <w:uiPriority w:val="39"/>
    <w:unhideWhenUsed/>
    <w:rsid w:val="006D1E90"/>
    <w:pPr>
      <w:spacing w:after="100"/>
      <w:ind w:left="220"/>
    </w:pPr>
  </w:style>
  <w:style w:type="character" w:customStyle="1" w:styleId="fontstyle01">
    <w:name w:val="fontstyle01"/>
    <w:basedOn w:val="DefaultParagraphFont"/>
    <w:rsid w:val="00B46D4F"/>
    <w:rPr>
      <w:rFonts w:ascii="Book Antiqua" w:hAnsi="Book Antiqua" w:hint="default"/>
      <w:b/>
      <w:bCs/>
      <w:i/>
      <w:iCs/>
      <w:color w:val="000000"/>
      <w:sz w:val="24"/>
      <w:szCs w:val="24"/>
    </w:rPr>
  </w:style>
  <w:style w:type="paragraph" w:styleId="NormalWeb">
    <w:name w:val="Normal (Web)"/>
    <w:basedOn w:val="Normal"/>
    <w:uiPriority w:val="99"/>
    <w:semiHidden/>
    <w:unhideWhenUsed/>
    <w:rsid w:val="000D55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650"/>
    <w:rPr>
      <w:b/>
      <w:bCs/>
    </w:rPr>
  </w:style>
  <w:style w:type="table" w:styleId="PlainTable1">
    <w:name w:val="Plain Table 1"/>
    <w:basedOn w:val="TableNormal"/>
    <w:uiPriority w:val="41"/>
    <w:rsid w:val="00490D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21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236"/>
  </w:style>
  <w:style w:type="paragraph" w:styleId="Footer">
    <w:name w:val="footer"/>
    <w:basedOn w:val="Normal"/>
    <w:link w:val="FooterChar"/>
    <w:uiPriority w:val="99"/>
    <w:unhideWhenUsed/>
    <w:rsid w:val="00221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236"/>
  </w:style>
  <w:style w:type="character" w:customStyle="1" w:styleId="Heading4Char">
    <w:name w:val="Heading 4 Char"/>
    <w:basedOn w:val="DefaultParagraphFont"/>
    <w:link w:val="Heading4"/>
    <w:uiPriority w:val="9"/>
    <w:rsid w:val="00707A3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33B86"/>
    <w:rPr>
      <w:i/>
      <w:iCs/>
    </w:rPr>
  </w:style>
  <w:style w:type="character" w:customStyle="1" w:styleId="Heading5Char">
    <w:name w:val="Heading 5 Char"/>
    <w:basedOn w:val="DefaultParagraphFont"/>
    <w:link w:val="Heading5"/>
    <w:uiPriority w:val="9"/>
    <w:rsid w:val="00DB0FAD"/>
    <w:rPr>
      <w:rFonts w:asciiTheme="majorHAnsi" w:eastAsiaTheme="majorEastAsia" w:hAnsiTheme="majorHAnsi" w:cstheme="majorBidi"/>
      <w:color w:val="2F5496" w:themeColor="accent1" w:themeShade="BF"/>
    </w:rPr>
  </w:style>
  <w:style w:type="table" w:styleId="TableGridLight">
    <w:name w:val="Grid Table Light"/>
    <w:basedOn w:val="TableNormal"/>
    <w:uiPriority w:val="40"/>
    <w:rsid w:val="000605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03A26"/>
    <w:rPr>
      <w:sz w:val="16"/>
      <w:szCs w:val="16"/>
    </w:rPr>
  </w:style>
  <w:style w:type="paragraph" w:styleId="CommentText">
    <w:name w:val="annotation text"/>
    <w:basedOn w:val="Normal"/>
    <w:link w:val="CommentTextChar"/>
    <w:uiPriority w:val="99"/>
    <w:semiHidden/>
    <w:unhideWhenUsed/>
    <w:rsid w:val="00C03A26"/>
    <w:pPr>
      <w:spacing w:line="240" w:lineRule="auto"/>
    </w:pPr>
    <w:rPr>
      <w:sz w:val="20"/>
      <w:szCs w:val="20"/>
    </w:rPr>
  </w:style>
  <w:style w:type="character" w:customStyle="1" w:styleId="CommentTextChar">
    <w:name w:val="Comment Text Char"/>
    <w:basedOn w:val="DefaultParagraphFont"/>
    <w:link w:val="CommentText"/>
    <w:uiPriority w:val="99"/>
    <w:semiHidden/>
    <w:rsid w:val="00C03A26"/>
    <w:rPr>
      <w:sz w:val="20"/>
      <w:szCs w:val="20"/>
    </w:rPr>
  </w:style>
  <w:style w:type="paragraph" w:styleId="CommentSubject">
    <w:name w:val="annotation subject"/>
    <w:basedOn w:val="CommentText"/>
    <w:next w:val="CommentText"/>
    <w:link w:val="CommentSubjectChar"/>
    <w:uiPriority w:val="99"/>
    <w:semiHidden/>
    <w:unhideWhenUsed/>
    <w:rsid w:val="00C03A26"/>
    <w:rPr>
      <w:b/>
      <w:bCs/>
    </w:rPr>
  </w:style>
  <w:style w:type="character" w:customStyle="1" w:styleId="CommentSubjectChar">
    <w:name w:val="Comment Subject Char"/>
    <w:basedOn w:val="CommentTextChar"/>
    <w:link w:val="CommentSubject"/>
    <w:uiPriority w:val="99"/>
    <w:semiHidden/>
    <w:rsid w:val="00C03A26"/>
    <w:rPr>
      <w:b/>
      <w:bCs/>
      <w:sz w:val="20"/>
      <w:szCs w:val="20"/>
    </w:rPr>
  </w:style>
  <w:style w:type="paragraph" w:styleId="BalloonText">
    <w:name w:val="Balloon Text"/>
    <w:basedOn w:val="Normal"/>
    <w:link w:val="BalloonTextChar"/>
    <w:uiPriority w:val="99"/>
    <w:semiHidden/>
    <w:unhideWhenUsed/>
    <w:rsid w:val="00C03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A26"/>
    <w:rPr>
      <w:rFonts w:ascii="Segoe UI" w:hAnsi="Segoe UI" w:cs="Segoe UI"/>
      <w:sz w:val="18"/>
      <w:szCs w:val="18"/>
    </w:rPr>
  </w:style>
  <w:style w:type="paragraph" w:customStyle="1" w:styleId="paragraph">
    <w:name w:val="paragraph"/>
    <w:basedOn w:val="Normal"/>
    <w:rsid w:val="008833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83376"/>
  </w:style>
  <w:style w:type="character" w:customStyle="1" w:styleId="eop">
    <w:name w:val="eop"/>
    <w:basedOn w:val="DefaultParagraphFont"/>
    <w:rsid w:val="00883376"/>
  </w:style>
  <w:style w:type="paragraph" w:customStyle="1" w:styleId="TableParagraph">
    <w:name w:val="Table Paragraph"/>
    <w:basedOn w:val="Normal"/>
    <w:uiPriority w:val="1"/>
    <w:qFormat/>
    <w:rsid w:val="00A97949"/>
    <w:pPr>
      <w:widowControl w:val="0"/>
      <w:autoSpaceDE w:val="0"/>
      <w:autoSpaceDN w:val="0"/>
      <w:spacing w:after="0" w:line="240" w:lineRule="auto"/>
      <w:ind w:left="107"/>
    </w:pPr>
    <w:rPr>
      <w:rFonts w:ascii="Arial" w:eastAsia="Arial" w:hAnsi="Arial" w:cs="Arial"/>
      <w:lang w:bidi="en-US"/>
    </w:rPr>
  </w:style>
  <w:style w:type="character" w:customStyle="1" w:styleId="ListParagraphChar">
    <w:name w:val="List Paragraph Char"/>
    <w:aliases w:val="lp1 Char,List Paragraph1 Char,List Paragraph11 Char,Bullet 1 Char,Use Case List Paragraph Char,lp11 Char,Table Number Paragraph Char,Bullet List Char,FooterText Char,numbered Char,Paragraphe de liste1 Char,Bulletr List Paragraph Char"/>
    <w:link w:val="ListParagraph"/>
    <w:uiPriority w:val="34"/>
    <w:qFormat/>
    <w:locked/>
    <w:rsid w:val="008A2AC6"/>
  </w:style>
  <w:style w:type="character" w:styleId="FollowedHyperlink">
    <w:name w:val="FollowedHyperlink"/>
    <w:basedOn w:val="DefaultParagraphFont"/>
    <w:uiPriority w:val="99"/>
    <w:semiHidden/>
    <w:unhideWhenUsed/>
    <w:rsid w:val="00F31E45"/>
    <w:rPr>
      <w:color w:val="954F72" w:themeColor="followedHyperlink"/>
      <w:u w:val="single"/>
    </w:rPr>
  </w:style>
  <w:style w:type="table" w:styleId="GridTable4-Accent1">
    <w:name w:val="Grid Table 4 Accent 1"/>
    <w:basedOn w:val="TableNormal"/>
    <w:uiPriority w:val="49"/>
    <w:rsid w:val="00D80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7B59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on">
    <w:name w:val="Revision"/>
    <w:hidden/>
    <w:uiPriority w:val="99"/>
    <w:semiHidden/>
    <w:rsid w:val="00D46E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27">
      <w:bodyDiv w:val="1"/>
      <w:marLeft w:val="0"/>
      <w:marRight w:val="0"/>
      <w:marTop w:val="0"/>
      <w:marBottom w:val="0"/>
      <w:divBdr>
        <w:top w:val="none" w:sz="0" w:space="0" w:color="auto"/>
        <w:left w:val="none" w:sz="0" w:space="0" w:color="auto"/>
        <w:bottom w:val="none" w:sz="0" w:space="0" w:color="auto"/>
        <w:right w:val="none" w:sz="0" w:space="0" w:color="auto"/>
      </w:divBdr>
    </w:div>
    <w:div w:id="50083667">
      <w:bodyDiv w:val="1"/>
      <w:marLeft w:val="0"/>
      <w:marRight w:val="0"/>
      <w:marTop w:val="0"/>
      <w:marBottom w:val="0"/>
      <w:divBdr>
        <w:top w:val="none" w:sz="0" w:space="0" w:color="auto"/>
        <w:left w:val="none" w:sz="0" w:space="0" w:color="auto"/>
        <w:bottom w:val="none" w:sz="0" w:space="0" w:color="auto"/>
        <w:right w:val="none" w:sz="0" w:space="0" w:color="auto"/>
      </w:divBdr>
    </w:div>
    <w:div w:id="92632102">
      <w:bodyDiv w:val="1"/>
      <w:marLeft w:val="0"/>
      <w:marRight w:val="0"/>
      <w:marTop w:val="0"/>
      <w:marBottom w:val="0"/>
      <w:divBdr>
        <w:top w:val="none" w:sz="0" w:space="0" w:color="auto"/>
        <w:left w:val="none" w:sz="0" w:space="0" w:color="auto"/>
        <w:bottom w:val="none" w:sz="0" w:space="0" w:color="auto"/>
        <w:right w:val="none" w:sz="0" w:space="0" w:color="auto"/>
      </w:divBdr>
    </w:div>
    <w:div w:id="115370904">
      <w:bodyDiv w:val="1"/>
      <w:marLeft w:val="0"/>
      <w:marRight w:val="0"/>
      <w:marTop w:val="0"/>
      <w:marBottom w:val="0"/>
      <w:divBdr>
        <w:top w:val="none" w:sz="0" w:space="0" w:color="auto"/>
        <w:left w:val="none" w:sz="0" w:space="0" w:color="auto"/>
        <w:bottom w:val="none" w:sz="0" w:space="0" w:color="auto"/>
        <w:right w:val="none" w:sz="0" w:space="0" w:color="auto"/>
      </w:divBdr>
    </w:div>
    <w:div w:id="115761548">
      <w:bodyDiv w:val="1"/>
      <w:marLeft w:val="0"/>
      <w:marRight w:val="0"/>
      <w:marTop w:val="0"/>
      <w:marBottom w:val="0"/>
      <w:divBdr>
        <w:top w:val="none" w:sz="0" w:space="0" w:color="auto"/>
        <w:left w:val="none" w:sz="0" w:space="0" w:color="auto"/>
        <w:bottom w:val="none" w:sz="0" w:space="0" w:color="auto"/>
        <w:right w:val="none" w:sz="0" w:space="0" w:color="auto"/>
      </w:divBdr>
    </w:div>
    <w:div w:id="200361856">
      <w:bodyDiv w:val="1"/>
      <w:marLeft w:val="0"/>
      <w:marRight w:val="0"/>
      <w:marTop w:val="0"/>
      <w:marBottom w:val="0"/>
      <w:divBdr>
        <w:top w:val="none" w:sz="0" w:space="0" w:color="auto"/>
        <w:left w:val="none" w:sz="0" w:space="0" w:color="auto"/>
        <w:bottom w:val="none" w:sz="0" w:space="0" w:color="auto"/>
        <w:right w:val="none" w:sz="0" w:space="0" w:color="auto"/>
      </w:divBdr>
    </w:div>
    <w:div w:id="243491900">
      <w:bodyDiv w:val="1"/>
      <w:marLeft w:val="0"/>
      <w:marRight w:val="0"/>
      <w:marTop w:val="0"/>
      <w:marBottom w:val="0"/>
      <w:divBdr>
        <w:top w:val="none" w:sz="0" w:space="0" w:color="auto"/>
        <w:left w:val="none" w:sz="0" w:space="0" w:color="auto"/>
        <w:bottom w:val="none" w:sz="0" w:space="0" w:color="auto"/>
        <w:right w:val="none" w:sz="0" w:space="0" w:color="auto"/>
      </w:divBdr>
    </w:div>
    <w:div w:id="258225424">
      <w:bodyDiv w:val="1"/>
      <w:marLeft w:val="0"/>
      <w:marRight w:val="0"/>
      <w:marTop w:val="0"/>
      <w:marBottom w:val="0"/>
      <w:divBdr>
        <w:top w:val="none" w:sz="0" w:space="0" w:color="auto"/>
        <w:left w:val="none" w:sz="0" w:space="0" w:color="auto"/>
        <w:bottom w:val="none" w:sz="0" w:space="0" w:color="auto"/>
        <w:right w:val="none" w:sz="0" w:space="0" w:color="auto"/>
      </w:divBdr>
    </w:div>
    <w:div w:id="292299204">
      <w:bodyDiv w:val="1"/>
      <w:marLeft w:val="0"/>
      <w:marRight w:val="0"/>
      <w:marTop w:val="0"/>
      <w:marBottom w:val="0"/>
      <w:divBdr>
        <w:top w:val="none" w:sz="0" w:space="0" w:color="auto"/>
        <w:left w:val="none" w:sz="0" w:space="0" w:color="auto"/>
        <w:bottom w:val="none" w:sz="0" w:space="0" w:color="auto"/>
        <w:right w:val="none" w:sz="0" w:space="0" w:color="auto"/>
      </w:divBdr>
    </w:div>
    <w:div w:id="316540876">
      <w:bodyDiv w:val="1"/>
      <w:marLeft w:val="0"/>
      <w:marRight w:val="0"/>
      <w:marTop w:val="0"/>
      <w:marBottom w:val="0"/>
      <w:divBdr>
        <w:top w:val="none" w:sz="0" w:space="0" w:color="auto"/>
        <w:left w:val="none" w:sz="0" w:space="0" w:color="auto"/>
        <w:bottom w:val="none" w:sz="0" w:space="0" w:color="auto"/>
        <w:right w:val="none" w:sz="0" w:space="0" w:color="auto"/>
      </w:divBdr>
    </w:div>
    <w:div w:id="319892035">
      <w:bodyDiv w:val="1"/>
      <w:marLeft w:val="0"/>
      <w:marRight w:val="0"/>
      <w:marTop w:val="0"/>
      <w:marBottom w:val="0"/>
      <w:divBdr>
        <w:top w:val="none" w:sz="0" w:space="0" w:color="auto"/>
        <w:left w:val="none" w:sz="0" w:space="0" w:color="auto"/>
        <w:bottom w:val="none" w:sz="0" w:space="0" w:color="auto"/>
        <w:right w:val="none" w:sz="0" w:space="0" w:color="auto"/>
      </w:divBdr>
    </w:div>
    <w:div w:id="323706051">
      <w:bodyDiv w:val="1"/>
      <w:marLeft w:val="0"/>
      <w:marRight w:val="0"/>
      <w:marTop w:val="0"/>
      <w:marBottom w:val="0"/>
      <w:divBdr>
        <w:top w:val="none" w:sz="0" w:space="0" w:color="auto"/>
        <w:left w:val="none" w:sz="0" w:space="0" w:color="auto"/>
        <w:bottom w:val="none" w:sz="0" w:space="0" w:color="auto"/>
        <w:right w:val="none" w:sz="0" w:space="0" w:color="auto"/>
      </w:divBdr>
    </w:div>
    <w:div w:id="324627775">
      <w:bodyDiv w:val="1"/>
      <w:marLeft w:val="0"/>
      <w:marRight w:val="0"/>
      <w:marTop w:val="0"/>
      <w:marBottom w:val="0"/>
      <w:divBdr>
        <w:top w:val="none" w:sz="0" w:space="0" w:color="auto"/>
        <w:left w:val="none" w:sz="0" w:space="0" w:color="auto"/>
        <w:bottom w:val="none" w:sz="0" w:space="0" w:color="auto"/>
        <w:right w:val="none" w:sz="0" w:space="0" w:color="auto"/>
      </w:divBdr>
      <w:divsChild>
        <w:div w:id="1309436129">
          <w:marLeft w:val="0"/>
          <w:marRight w:val="0"/>
          <w:marTop w:val="0"/>
          <w:marBottom w:val="0"/>
          <w:divBdr>
            <w:top w:val="none" w:sz="0" w:space="0" w:color="auto"/>
            <w:left w:val="none" w:sz="0" w:space="0" w:color="auto"/>
            <w:bottom w:val="none" w:sz="0" w:space="0" w:color="auto"/>
            <w:right w:val="none" w:sz="0" w:space="0" w:color="auto"/>
          </w:divBdr>
          <w:divsChild>
            <w:div w:id="1364016106">
              <w:marLeft w:val="0"/>
              <w:marRight w:val="0"/>
              <w:marTop w:val="0"/>
              <w:marBottom w:val="0"/>
              <w:divBdr>
                <w:top w:val="none" w:sz="0" w:space="0" w:color="auto"/>
                <w:left w:val="none" w:sz="0" w:space="0" w:color="auto"/>
                <w:bottom w:val="none" w:sz="0" w:space="0" w:color="auto"/>
                <w:right w:val="none" w:sz="0" w:space="0" w:color="auto"/>
              </w:divBdr>
            </w:div>
            <w:div w:id="246812154">
              <w:marLeft w:val="0"/>
              <w:marRight w:val="0"/>
              <w:marTop w:val="0"/>
              <w:marBottom w:val="0"/>
              <w:divBdr>
                <w:top w:val="none" w:sz="0" w:space="0" w:color="auto"/>
                <w:left w:val="none" w:sz="0" w:space="0" w:color="auto"/>
                <w:bottom w:val="none" w:sz="0" w:space="0" w:color="auto"/>
                <w:right w:val="none" w:sz="0" w:space="0" w:color="auto"/>
              </w:divBdr>
            </w:div>
          </w:divsChild>
        </w:div>
        <w:div w:id="2134322700">
          <w:marLeft w:val="0"/>
          <w:marRight w:val="0"/>
          <w:marTop w:val="0"/>
          <w:marBottom w:val="0"/>
          <w:divBdr>
            <w:top w:val="none" w:sz="0" w:space="0" w:color="auto"/>
            <w:left w:val="none" w:sz="0" w:space="0" w:color="auto"/>
            <w:bottom w:val="none" w:sz="0" w:space="0" w:color="auto"/>
            <w:right w:val="none" w:sz="0" w:space="0" w:color="auto"/>
          </w:divBdr>
          <w:divsChild>
            <w:div w:id="962925499">
              <w:marLeft w:val="0"/>
              <w:marRight w:val="0"/>
              <w:marTop w:val="0"/>
              <w:marBottom w:val="0"/>
              <w:divBdr>
                <w:top w:val="none" w:sz="0" w:space="0" w:color="auto"/>
                <w:left w:val="none" w:sz="0" w:space="0" w:color="auto"/>
                <w:bottom w:val="none" w:sz="0" w:space="0" w:color="auto"/>
                <w:right w:val="none" w:sz="0" w:space="0" w:color="auto"/>
              </w:divBdr>
            </w:div>
            <w:div w:id="185680086">
              <w:marLeft w:val="0"/>
              <w:marRight w:val="0"/>
              <w:marTop w:val="0"/>
              <w:marBottom w:val="0"/>
              <w:divBdr>
                <w:top w:val="none" w:sz="0" w:space="0" w:color="auto"/>
                <w:left w:val="none" w:sz="0" w:space="0" w:color="auto"/>
                <w:bottom w:val="none" w:sz="0" w:space="0" w:color="auto"/>
                <w:right w:val="none" w:sz="0" w:space="0" w:color="auto"/>
              </w:divBdr>
            </w:div>
          </w:divsChild>
        </w:div>
        <w:div w:id="270285845">
          <w:marLeft w:val="0"/>
          <w:marRight w:val="0"/>
          <w:marTop w:val="0"/>
          <w:marBottom w:val="0"/>
          <w:divBdr>
            <w:top w:val="none" w:sz="0" w:space="0" w:color="auto"/>
            <w:left w:val="none" w:sz="0" w:space="0" w:color="auto"/>
            <w:bottom w:val="none" w:sz="0" w:space="0" w:color="auto"/>
            <w:right w:val="none" w:sz="0" w:space="0" w:color="auto"/>
          </w:divBdr>
          <w:divsChild>
            <w:div w:id="618100203">
              <w:marLeft w:val="0"/>
              <w:marRight w:val="0"/>
              <w:marTop w:val="0"/>
              <w:marBottom w:val="0"/>
              <w:divBdr>
                <w:top w:val="none" w:sz="0" w:space="0" w:color="auto"/>
                <w:left w:val="none" w:sz="0" w:space="0" w:color="auto"/>
                <w:bottom w:val="none" w:sz="0" w:space="0" w:color="auto"/>
                <w:right w:val="none" w:sz="0" w:space="0" w:color="auto"/>
              </w:divBdr>
            </w:div>
            <w:div w:id="1628392147">
              <w:marLeft w:val="0"/>
              <w:marRight w:val="0"/>
              <w:marTop w:val="0"/>
              <w:marBottom w:val="0"/>
              <w:divBdr>
                <w:top w:val="none" w:sz="0" w:space="0" w:color="auto"/>
                <w:left w:val="none" w:sz="0" w:space="0" w:color="auto"/>
                <w:bottom w:val="none" w:sz="0" w:space="0" w:color="auto"/>
                <w:right w:val="none" w:sz="0" w:space="0" w:color="auto"/>
              </w:divBdr>
            </w:div>
            <w:div w:id="371075988">
              <w:marLeft w:val="0"/>
              <w:marRight w:val="0"/>
              <w:marTop w:val="0"/>
              <w:marBottom w:val="0"/>
              <w:divBdr>
                <w:top w:val="none" w:sz="0" w:space="0" w:color="auto"/>
                <w:left w:val="none" w:sz="0" w:space="0" w:color="auto"/>
                <w:bottom w:val="none" w:sz="0" w:space="0" w:color="auto"/>
                <w:right w:val="none" w:sz="0" w:space="0" w:color="auto"/>
              </w:divBdr>
            </w:div>
            <w:div w:id="1759717446">
              <w:marLeft w:val="0"/>
              <w:marRight w:val="0"/>
              <w:marTop w:val="0"/>
              <w:marBottom w:val="0"/>
              <w:divBdr>
                <w:top w:val="none" w:sz="0" w:space="0" w:color="auto"/>
                <w:left w:val="none" w:sz="0" w:space="0" w:color="auto"/>
                <w:bottom w:val="none" w:sz="0" w:space="0" w:color="auto"/>
                <w:right w:val="none" w:sz="0" w:space="0" w:color="auto"/>
              </w:divBdr>
            </w:div>
            <w:div w:id="320739945">
              <w:marLeft w:val="0"/>
              <w:marRight w:val="0"/>
              <w:marTop w:val="0"/>
              <w:marBottom w:val="0"/>
              <w:divBdr>
                <w:top w:val="none" w:sz="0" w:space="0" w:color="auto"/>
                <w:left w:val="none" w:sz="0" w:space="0" w:color="auto"/>
                <w:bottom w:val="none" w:sz="0" w:space="0" w:color="auto"/>
                <w:right w:val="none" w:sz="0" w:space="0" w:color="auto"/>
              </w:divBdr>
            </w:div>
            <w:div w:id="1049302122">
              <w:marLeft w:val="0"/>
              <w:marRight w:val="0"/>
              <w:marTop w:val="0"/>
              <w:marBottom w:val="0"/>
              <w:divBdr>
                <w:top w:val="none" w:sz="0" w:space="0" w:color="auto"/>
                <w:left w:val="none" w:sz="0" w:space="0" w:color="auto"/>
                <w:bottom w:val="none" w:sz="0" w:space="0" w:color="auto"/>
                <w:right w:val="none" w:sz="0" w:space="0" w:color="auto"/>
              </w:divBdr>
            </w:div>
            <w:div w:id="706292145">
              <w:marLeft w:val="0"/>
              <w:marRight w:val="0"/>
              <w:marTop w:val="0"/>
              <w:marBottom w:val="0"/>
              <w:divBdr>
                <w:top w:val="none" w:sz="0" w:space="0" w:color="auto"/>
                <w:left w:val="none" w:sz="0" w:space="0" w:color="auto"/>
                <w:bottom w:val="none" w:sz="0" w:space="0" w:color="auto"/>
                <w:right w:val="none" w:sz="0" w:space="0" w:color="auto"/>
              </w:divBdr>
            </w:div>
            <w:div w:id="1903717241">
              <w:marLeft w:val="0"/>
              <w:marRight w:val="0"/>
              <w:marTop w:val="0"/>
              <w:marBottom w:val="0"/>
              <w:divBdr>
                <w:top w:val="none" w:sz="0" w:space="0" w:color="auto"/>
                <w:left w:val="none" w:sz="0" w:space="0" w:color="auto"/>
                <w:bottom w:val="none" w:sz="0" w:space="0" w:color="auto"/>
                <w:right w:val="none" w:sz="0" w:space="0" w:color="auto"/>
              </w:divBdr>
            </w:div>
            <w:div w:id="744768577">
              <w:marLeft w:val="0"/>
              <w:marRight w:val="0"/>
              <w:marTop w:val="0"/>
              <w:marBottom w:val="0"/>
              <w:divBdr>
                <w:top w:val="none" w:sz="0" w:space="0" w:color="auto"/>
                <w:left w:val="none" w:sz="0" w:space="0" w:color="auto"/>
                <w:bottom w:val="none" w:sz="0" w:space="0" w:color="auto"/>
                <w:right w:val="none" w:sz="0" w:space="0" w:color="auto"/>
              </w:divBdr>
            </w:div>
          </w:divsChild>
        </w:div>
        <w:div w:id="1062868437">
          <w:marLeft w:val="0"/>
          <w:marRight w:val="0"/>
          <w:marTop w:val="0"/>
          <w:marBottom w:val="0"/>
          <w:divBdr>
            <w:top w:val="none" w:sz="0" w:space="0" w:color="auto"/>
            <w:left w:val="none" w:sz="0" w:space="0" w:color="auto"/>
            <w:bottom w:val="none" w:sz="0" w:space="0" w:color="auto"/>
            <w:right w:val="none" w:sz="0" w:space="0" w:color="auto"/>
          </w:divBdr>
          <w:divsChild>
            <w:div w:id="2052268860">
              <w:marLeft w:val="0"/>
              <w:marRight w:val="0"/>
              <w:marTop w:val="0"/>
              <w:marBottom w:val="0"/>
              <w:divBdr>
                <w:top w:val="none" w:sz="0" w:space="0" w:color="auto"/>
                <w:left w:val="none" w:sz="0" w:space="0" w:color="auto"/>
                <w:bottom w:val="none" w:sz="0" w:space="0" w:color="auto"/>
                <w:right w:val="none" w:sz="0" w:space="0" w:color="auto"/>
              </w:divBdr>
            </w:div>
            <w:div w:id="882132868">
              <w:marLeft w:val="0"/>
              <w:marRight w:val="0"/>
              <w:marTop w:val="0"/>
              <w:marBottom w:val="0"/>
              <w:divBdr>
                <w:top w:val="none" w:sz="0" w:space="0" w:color="auto"/>
                <w:left w:val="none" w:sz="0" w:space="0" w:color="auto"/>
                <w:bottom w:val="none" w:sz="0" w:space="0" w:color="auto"/>
                <w:right w:val="none" w:sz="0" w:space="0" w:color="auto"/>
              </w:divBdr>
            </w:div>
            <w:div w:id="504710260">
              <w:marLeft w:val="0"/>
              <w:marRight w:val="0"/>
              <w:marTop w:val="0"/>
              <w:marBottom w:val="0"/>
              <w:divBdr>
                <w:top w:val="none" w:sz="0" w:space="0" w:color="auto"/>
                <w:left w:val="none" w:sz="0" w:space="0" w:color="auto"/>
                <w:bottom w:val="none" w:sz="0" w:space="0" w:color="auto"/>
                <w:right w:val="none" w:sz="0" w:space="0" w:color="auto"/>
              </w:divBdr>
            </w:div>
            <w:div w:id="941229120">
              <w:marLeft w:val="0"/>
              <w:marRight w:val="0"/>
              <w:marTop w:val="0"/>
              <w:marBottom w:val="0"/>
              <w:divBdr>
                <w:top w:val="none" w:sz="0" w:space="0" w:color="auto"/>
                <w:left w:val="none" w:sz="0" w:space="0" w:color="auto"/>
                <w:bottom w:val="none" w:sz="0" w:space="0" w:color="auto"/>
                <w:right w:val="none" w:sz="0" w:space="0" w:color="auto"/>
              </w:divBdr>
            </w:div>
            <w:div w:id="551581425">
              <w:marLeft w:val="0"/>
              <w:marRight w:val="0"/>
              <w:marTop w:val="0"/>
              <w:marBottom w:val="0"/>
              <w:divBdr>
                <w:top w:val="none" w:sz="0" w:space="0" w:color="auto"/>
                <w:left w:val="none" w:sz="0" w:space="0" w:color="auto"/>
                <w:bottom w:val="none" w:sz="0" w:space="0" w:color="auto"/>
                <w:right w:val="none" w:sz="0" w:space="0" w:color="auto"/>
              </w:divBdr>
            </w:div>
            <w:div w:id="609245123">
              <w:marLeft w:val="0"/>
              <w:marRight w:val="0"/>
              <w:marTop w:val="0"/>
              <w:marBottom w:val="0"/>
              <w:divBdr>
                <w:top w:val="none" w:sz="0" w:space="0" w:color="auto"/>
                <w:left w:val="none" w:sz="0" w:space="0" w:color="auto"/>
                <w:bottom w:val="none" w:sz="0" w:space="0" w:color="auto"/>
                <w:right w:val="none" w:sz="0" w:space="0" w:color="auto"/>
              </w:divBdr>
            </w:div>
            <w:div w:id="2121559797">
              <w:marLeft w:val="0"/>
              <w:marRight w:val="0"/>
              <w:marTop w:val="0"/>
              <w:marBottom w:val="0"/>
              <w:divBdr>
                <w:top w:val="none" w:sz="0" w:space="0" w:color="auto"/>
                <w:left w:val="none" w:sz="0" w:space="0" w:color="auto"/>
                <w:bottom w:val="none" w:sz="0" w:space="0" w:color="auto"/>
                <w:right w:val="none" w:sz="0" w:space="0" w:color="auto"/>
              </w:divBdr>
            </w:div>
            <w:div w:id="1468472290">
              <w:marLeft w:val="0"/>
              <w:marRight w:val="0"/>
              <w:marTop w:val="0"/>
              <w:marBottom w:val="0"/>
              <w:divBdr>
                <w:top w:val="none" w:sz="0" w:space="0" w:color="auto"/>
                <w:left w:val="none" w:sz="0" w:space="0" w:color="auto"/>
                <w:bottom w:val="none" w:sz="0" w:space="0" w:color="auto"/>
                <w:right w:val="none" w:sz="0" w:space="0" w:color="auto"/>
              </w:divBdr>
            </w:div>
          </w:divsChild>
        </w:div>
        <w:div w:id="118189541">
          <w:marLeft w:val="0"/>
          <w:marRight w:val="0"/>
          <w:marTop w:val="0"/>
          <w:marBottom w:val="0"/>
          <w:divBdr>
            <w:top w:val="none" w:sz="0" w:space="0" w:color="auto"/>
            <w:left w:val="none" w:sz="0" w:space="0" w:color="auto"/>
            <w:bottom w:val="none" w:sz="0" w:space="0" w:color="auto"/>
            <w:right w:val="none" w:sz="0" w:space="0" w:color="auto"/>
          </w:divBdr>
          <w:divsChild>
            <w:div w:id="620766663">
              <w:marLeft w:val="0"/>
              <w:marRight w:val="0"/>
              <w:marTop w:val="0"/>
              <w:marBottom w:val="0"/>
              <w:divBdr>
                <w:top w:val="none" w:sz="0" w:space="0" w:color="auto"/>
                <w:left w:val="none" w:sz="0" w:space="0" w:color="auto"/>
                <w:bottom w:val="none" w:sz="0" w:space="0" w:color="auto"/>
                <w:right w:val="none" w:sz="0" w:space="0" w:color="auto"/>
              </w:divBdr>
            </w:div>
            <w:div w:id="1357199408">
              <w:marLeft w:val="0"/>
              <w:marRight w:val="0"/>
              <w:marTop w:val="0"/>
              <w:marBottom w:val="0"/>
              <w:divBdr>
                <w:top w:val="none" w:sz="0" w:space="0" w:color="auto"/>
                <w:left w:val="none" w:sz="0" w:space="0" w:color="auto"/>
                <w:bottom w:val="none" w:sz="0" w:space="0" w:color="auto"/>
                <w:right w:val="none" w:sz="0" w:space="0" w:color="auto"/>
              </w:divBdr>
            </w:div>
            <w:div w:id="543106200">
              <w:marLeft w:val="0"/>
              <w:marRight w:val="0"/>
              <w:marTop w:val="0"/>
              <w:marBottom w:val="0"/>
              <w:divBdr>
                <w:top w:val="none" w:sz="0" w:space="0" w:color="auto"/>
                <w:left w:val="none" w:sz="0" w:space="0" w:color="auto"/>
                <w:bottom w:val="none" w:sz="0" w:space="0" w:color="auto"/>
                <w:right w:val="none" w:sz="0" w:space="0" w:color="auto"/>
              </w:divBdr>
            </w:div>
            <w:div w:id="1926843579">
              <w:marLeft w:val="0"/>
              <w:marRight w:val="0"/>
              <w:marTop w:val="0"/>
              <w:marBottom w:val="0"/>
              <w:divBdr>
                <w:top w:val="none" w:sz="0" w:space="0" w:color="auto"/>
                <w:left w:val="none" w:sz="0" w:space="0" w:color="auto"/>
                <w:bottom w:val="none" w:sz="0" w:space="0" w:color="auto"/>
                <w:right w:val="none" w:sz="0" w:space="0" w:color="auto"/>
              </w:divBdr>
            </w:div>
            <w:div w:id="1314138401">
              <w:marLeft w:val="0"/>
              <w:marRight w:val="0"/>
              <w:marTop w:val="0"/>
              <w:marBottom w:val="0"/>
              <w:divBdr>
                <w:top w:val="none" w:sz="0" w:space="0" w:color="auto"/>
                <w:left w:val="none" w:sz="0" w:space="0" w:color="auto"/>
                <w:bottom w:val="none" w:sz="0" w:space="0" w:color="auto"/>
                <w:right w:val="none" w:sz="0" w:space="0" w:color="auto"/>
              </w:divBdr>
            </w:div>
            <w:div w:id="2031374170">
              <w:marLeft w:val="0"/>
              <w:marRight w:val="0"/>
              <w:marTop w:val="0"/>
              <w:marBottom w:val="0"/>
              <w:divBdr>
                <w:top w:val="none" w:sz="0" w:space="0" w:color="auto"/>
                <w:left w:val="none" w:sz="0" w:space="0" w:color="auto"/>
                <w:bottom w:val="none" w:sz="0" w:space="0" w:color="auto"/>
                <w:right w:val="none" w:sz="0" w:space="0" w:color="auto"/>
              </w:divBdr>
            </w:div>
            <w:div w:id="1085609368">
              <w:marLeft w:val="0"/>
              <w:marRight w:val="0"/>
              <w:marTop w:val="0"/>
              <w:marBottom w:val="0"/>
              <w:divBdr>
                <w:top w:val="none" w:sz="0" w:space="0" w:color="auto"/>
                <w:left w:val="none" w:sz="0" w:space="0" w:color="auto"/>
                <w:bottom w:val="none" w:sz="0" w:space="0" w:color="auto"/>
                <w:right w:val="none" w:sz="0" w:space="0" w:color="auto"/>
              </w:divBdr>
            </w:div>
            <w:div w:id="1697467447">
              <w:marLeft w:val="0"/>
              <w:marRight w:val="0"/>
              <w:marTop w:val="0"/>
              <w:marBottom w:val="0"/>
              <w:divBdr>
                <w:top w:val="none" w:sz="0" w:space="0" w:color="auto"/>
                <w:left w:val="none" w:sz="0" w:space="0" w:color="auto"/>
                <w:bottom w:val="none" w:sz="0" w:space="0" w:color="auto"/>
                <w:right w:val="none" w:sz="0" w:space="0" w:color="auto"/>
              </w:divBdr>
            </w:div>
          </w:divsChild>
        </w:div>
        <w:div w:id="150409677">
          <w:marLeft w:val="0"/>
          <w:marRight w:val="0"/>
          <w:marTop w:val="0"/>
          <w:marBottom w:val="0"/>
          <w:divBdr>
            <w:top w:val="none" w:sz="0" w:space="0" w:color="auto"/>
            <w:left w:val="none" w:sz="0" w:space="0" w:color="auto"/>
            <w:bottom w:val="none" w:sz="0" w:space="0" w:color="auto"/>
            <w:right w:val="none" w:sz="0" w:space="0" w:color="auto"/>
          </w:divBdr>
          <w:divsChild>
            <w:div w:id="104429563">
              <w:marLeft w:val="0"/>
              <w:marRight w:val="0"/>
              <w:marTop w:val="0"/>
              <w:marBottom w:val="0"/>
              <w:divBdr>
                <w:top w:val="none" w:sz="0" w:space="0" w:color="auto"/>
                <w:left w:val="none" w:sz="0" w:space="0" w:color="auto"/>
                <w:bottom w:val="none" w:sz="0" w:space="0" w:color="auto"/>
                <w:right w:val="none" w:sz="0" w:space="0" w:color="auto"/>
              </w:divBdr>
            </w:div>
            <w:div w:id="1938826277">
              <w:marLeft w:val="0"/>
              <w:marRight w:val="0"/>
              <w:marTop w:val="0"/>
              <w:marBottom w:val="0"/>
              <w:divBdr>
                <w:top w:val="none" w:sz="0" w:space="0" w:color="auto"/>
                <w:left w:val="none" w:sz="0" w:space="0" w:color="auto"/>
                <w:bottom w:val="none" w:sz="0" w:space="0" w:color="auto"/>
                <w:right w:val="none" w:sz="0" w:space="0" w:color="auto"/>
              </w:divBdr>
            </w:div>
            <w:div w:id="945649586">
              <w:marLeft w:val="0"/>
              <w:marRight w:val="0"/>
              <w:marTop w:val="0"/>
              <w:marBottom w:val="0"/>
              <w:divBdr>
                <w:top w:val="none" w:sz="0" w:space="0" w:color="auto"/>
                <w:left w:val="none" w:sz="0" w:space="0" w:color="auto"/>
                <w:bottom w:val="none" w:sz="0" w:space="0" w:color="auto"/>
                <w:right w:val="none" w:sz="0" w:space="0" w:color="auto"/>
              </w:divBdr>
            </w:div>
            <w:div w:id="265505960">
              <w:marLeft w:val="0"/>
              <w:marRight w:val="0"/>
              <w:marTop w:val="0"/>
              <w:marBottom w:val="0"/>
              <w:divBdr>
                <w:top w:val="none" w:sz="0" w:space="0" w:color="auto"/>
                <w:left w:val="none" w:sz="0" w:space="0" w:color="auto"/>
                <w:bottom w:val="none" w:sz="0" w:space="0" w:color="auto"/>
                <w:right w:val="none" w:sz="0" w:space="0" w:color="auto"/>
              </w:divBdr>
            </w:div>
            <w:div w:id="1991324784">
              <w:marLeft w:val="0"/>
              <w:marRight w:val="0"/>
              <w:marTop w:val="0"/>
              <w:marBottom w:val="0"/>
              <w:divBdr>
                <w:top w:val="none" w:sz="0" w:space="0" w:color="auto"/>
                <w:left w:val="none" w:sz="0" w:space="0" w:color="auto"/>
                <w:bottom w:val="none" w:sz="0" w:space="0" w:color="auto"/>
                <w:right w:val="none" w:sz="0" w:space="0" w:color="auto"/>
              </w:divBdr>
            </w:div>
            <w:div w:id="854617357">
              <w:marLeft w:val="0"/>
              <w:marRight w:val="0"/>
              <w:marTop w:val="0"/>
              <w:marBottom w:val="0"/>
              <w:divBdr>
                <w:top w:val="none" w:sz="0" w:space="0" w:color="auto"/>
                <w:left w:val="none" w:sz="0" w:space="0" w:color="auto"/>
                <w:bottom w:val="none" w:sz="0" w:space="0" w:color="auto"/>
                <w:right w:val="none" w:sz="0" w:space="0" w:color="auto"/>
              </w:divBdr>
            </w:div>
            <w:div w:id="1192187229">
              <w:marLeft w:val="0"/>
              <w:marRight w:val="0"/>
              <w:marTop w:val="0"/>
              <w:marBottom w:val="0"/>
              <w:divBdr>
                <w:top w:val="none" w:sz="0" w:space="0" w:color="auto"/>
                <w:left w:val="none" w:sz="0" w:space="0" w:color="auto"/>
                <w:bottom w:val="none" w:sz="0" w:space="0" w:color="auto"/>
                <w:right w:val="none" w:sz="0" w:space="0" w:color="auto"/>
              </w:divBdr>
            </w:div>
            <w:div w:id="2039811914">
              <w:marLeft w:val="0"/>
              <w:marRight w:val="0"/>
              <w:marTop w:val="0"/>
              <w:marBottom w:val="0"/>
              <w:divBdr>
                <w:top w:val="none" w:sz="0" w:space="0" w:color="auto"/>
                <w:left w:val="none" w:sz="0" w:space="0" w:color="auto"/>
                <w:bottom w:val="none" w:sz="0" w:space="0" w:color="auto"/>
                <w:right w:val="none" w:sz="0" w:space="0" w:color="auto"/>
              </w:divBdr>
            </w:div>
          </w:divsChild>
        </w:div>
        <w:div w:id="1359745205">
          <w:marLeft w:val="0"/>
          <w:marRight w:val="0"/>
          <w:marTop w:val="0"/>
          <w:marBottom w:val="0"/>
          <w:divBdr>
            <w:top w:val="none" w:sz="0" w:space="0" w:color="auto"/>
            <w:left w:val="none" w:sz="0" w:space="0" w:color="auto"/>
            <w:bottom w:val="none" w:sz="0" w:space="0" w:color="auto"/>
            <w:right w:val="none" w:sz="0" w:space="0" w:color="auto"/>
          </w:divBdr>
          <w:divsChild>
            <w:div w:id="1669406940">
              <w:marLeft w:val="0"/>
              <w:marRight w:val="0"/>
              <w:marTop w:val="0"/>
              <w:marBottom w:val="0"/>
              <w:divBdr>
                <w:top w:val="none" w:sz="0" w:space="0" w:color="auto"/>
                <w:left w:val="none" w:sz="0" w:space="0" w:color="auto"/>
                <w:bottom w:val="none" w:sz="0" w:space="0" w:color="auto"/>
                <w:right w:val="none" w:sz="0" w:space="0" w:color="auto"/>
              </w:divBdr>
            </w:div>
            <w:div w:id="967785061">
              <w:marLeft w:val="0"/>
              <w:marRight w:val="0"/>
              <w:marTop w:val="0"/>
              <w:marBottom w:val="0"/>
              <w:divBdr>
                <w:top w:val="none" w:sz="0" w:space="0" w:color="auto"/>
                <w:left w:val="none" w:sz="0" w:space="0" w:color="auto"/>
                <w:bottom w:val="none" w:sz="0" w:space="0" w:color="auto"/>
                <w:right w:val="none" w:sz="0" w:space="0" w:color="auto"/>
              </w:divBdr>
            </w:div>
            <w:div w:id="1118185031">
              <w:marLeft w:val="0"/>
              <w:marRight w:val="0"/>
              <w:marTop w:val="0"/>
              <w:marBottom w:val="0"/>
              <w:divBdr>
                <w:top w:val="none" w:sz="0" w:space="0" w:color="auto"/>
                <w:left w:val="none" w:sz="0" w:space="0" w:color="auto"/>
                <w:bottom w:val="none" w:sz="0" w:space="0" w:color="auto"/>
                <w:right w:val="none" w:sz="0" w:space="0" w:color="auto"/>
              </w:divBdr>
            </w:div>
            <w:div w:id="342977548">
              <w:marLeft w:val="0"/>
              <w:marRight w:val="0"/>
              <w:marTop w:val="0"/>
              <w:marBottom w:val="0"/>
              <w:divBdr>
                <w:top w:val="none" w:sz="0" w:space="0" w:color="auto"/>
                <w:left w:val="none" w:sz="0" w:space="0" w:color="auto"/>
                <w:bottom w:val="none" w:sz="0" w:space="0" w:color="auto"/>
                <w:right w:val="none" w:sz="0" w:space="0" w:color="auto"/>
              </w:divBdr>
            </w:div>
            <w:div w:id="725832680">
              <w:marLeft w:val="0"/>
              <w:marRight w:val="0"/>
              <w:marTop w:val="0"/>
              <w:marBottom w:val="0"/>
              <w:divBdr>
                <w:top w:val="none" w:sz="0" w:space="0" w:color="auto"/>
                <w:left w:val="none" w:sz="0" w:space="0" w:color="auto"/>
                <w:bottom w:val="none" w:sz="0" w:space="0" w:color="auto"/>
                <w:right w:val="none" w:sz="0" w:space="0" w:color="auto"/>
              </w:divBdr>
            </w:div>
            <w:div w:id="372966257">
              <w:marLeft w:val="0"/>
              <w:marRight w:val="0"/>
              <w:marTop w:val="0"/>
              <w:marBottom w:val="0"/>
              <w:divBdr>
                <w:top w:val="none" w:sz="0" w:space="0" w:color="auto"/>
                <w:left w:val="none" w:sz="0" w:space="0" w:color="auto"/>
                <w:bottom w:val="none" w:sz="0" w:space="0" w:color="auto"/>
                <w:right w:val="none" w:sz="0" w:space="0" w:color="auto"/>
              </w:divBdr>
            </w:div>
            <w:div w:id="448549389">
              <w:marLeft w:val="0"/>
              <w:marRight w:val="0"/>
              <w:marTop w:val="0"/>
              <w:marBottom w:val="0"/>
              <w:divBdr>
                <w:top w:val="none" w:sz="0" w:space="0" w:color="auto"/>
                <w:left w:val="none" w:sz="0" w:space="0" w:color="auto"/>
                <w:bottom w:val="none" w:sz="0" w:space="0" w:color="auto"/>
                <w:right w:val="none" w:sz="0" w:space="0" w:color="auto"/>
              </w:divBdr>
            </w:div>
            <w:div w:id="1793551650">
              <w:marLeft w:val="0"/>
              <w:marRight w:val="0"/>
              <w:marTop w:val="0"/>
              <w:marBottom w:val="0"/>
              <w:divBdr>
                <w:top w:val="none" w:sz="0" w:space="0" w:color="auto"/>
                <w:left w:val="none" w:sz="0" w:space="0" w:color="auto"/>
                <w:bottom w:val="none" w:sz="0" w:space="0" w:color="auto"/>
                <w:right w:val="none" w:sz="0" w:space="0" w:color="auto"/>
              </w:divBdr>
            </w:div>
            <w:div w:id="1624070268">
              <w:marLeft w:val="0"/>
              <w:marRight w:val="0"/>
              <w:marTop w:val="0"/>
              <w:marBottom w:val="0"/>
              <w:divBdr>
                <w:top w:val="none" w:sz="0" w:space="0" w:color="auto"/>
                <w:left w:val="none" w:sz="0" w:space="0" w:color="auto"/>
                <w:bottom w:val="none" w:sz="0" w:space="0" w:color="auto"/>
                <w:right w:val="none" w:sz="0" w:space="0" w:color="auto"/>
              </w:divBdr>
            </w:div>
            <w:div w:id="545726398">
              <w:marLeft w:val="0"/>
              <w:marRight w:val="0"/>
              <w:marTop w:val="0"/>
              <w:marBottom w:val="0"/>
              <w:divBdr>
                <w:top w:val="none" w:sz="0" w:space="0" w:color="auto"/>
                <w:left w:val="none" w:sz="0" w:space="0" w:color="auto"/>
                <w:bottom w:val="none" w:sz="0" w:space="0" w:color="auto"/>
                <w:right w:val="none" w:sz="0" w:space="0" w:color="auto"/>
              </w:divBdr>
            </w:div>
          </w:divsChild>
        </w:div>
        <w:div w:id="946934915">
          <w:marLeft w:val="0"/>
          <w:marRight w:val="0"/>
          <w:marTop w:val="0"/>
          <w:marBottom w:val="0"/>
          <w:divBdr>
            <w:top w:val="none" w:sz="0" w:space="0" w:color="auto"/>
            <w:left w:val="none" w:sz="0" w:space="0" w:color="auto"/>
            <w:bottom w:val="none" w:sz="0" w:space="0" w:color="auto"/>
            <w:right w:val="none" w:sz="0" w:space="0" w:color="auto"/>
          </w:divBdr>
          <w:divsChild>
            <w:div w:id="172183053">
              <w:marLeft w:val="0"/>
              <w:marRight w:val="0"/>
              <w:marTop w:val="0"/>
              <w:marBottom w:val="0"/>
              <w:divBdr>
                <w:top w:val="none" w:sz="0" w:space="0" w:color="auto"/>
                <w:left w:val="none" w:sz="0" w:space="0" w:color="auto"/>
                <w:bottom w:val="none" w:sz="0" w:space="0" w:color="auto"/>
                <w:right w:val="none" w:sz="0" w:space="0" w:color="auto"/>
              </w:divBdr>
            </w:div>
            <w:div w:id="1578393316">
              <w:marLeft w:val="0"/>
              <w:marRight w:val="0"/>
              <w:marTop w:val="0"/>
              <w:marBottom w:val="0"/>
              <w:divBdr>
                <w:top w:val="none" w:sz="0" w:space="0" w:color="auto"/>
                <w:left w:val="none" w:sz="0" w:space="0" w:color="auto"/>
                <w:bottom w:val="none" w:sz="0" w:space="0" w:color="auto"/>
                <w:right w:val="none" w:sz="0" w:space="0" w:color="auto"/>
              </w:divBdr>
            </w:div>
            <w:div w:id="1882863526">
              <w:marLeft w:val="0"/>
              <w:marRight w:val="0"/>
              <w:marTop w:val="0"/>
              <w:marBottom w:val="0"/>
              <w:divBdr>
                <w:top w:val="none" w:sz="0" w:space="0" w:color="auto"/>
                <w:left w:val="none" w:sz="0" w:space="0" w:color="auto"/>
                <w:bottom w:val="none" w:sz="0" w:space="0" w:color="auto"/>
                <w:right w:val="none" w:sz="0" w:space="0" w:color="auto"/>
              </w:divBdr>
            </w:div>
            <w:div w:id="2002926174">
              <w:marLeft w:val="0"/>
              <w:marRight w:val="0"/>
              <w:marTop w:val="0"/>
              <w:marBottom w:val="0"/>
              <w:divBdr>
                <w:top w:val="none" w:sz="0" w:space="0" w:color="auto"/>
                <w:left w:val="none" w:sz="0" w:space="0" w:color="auto"/>
                <w:bottom w:val="none" w:sz="0" w:space="0" w:color="auto"/>
                <w:right w:val="none" w:sz="0" w:space="0" w:color="auto"/>
              </w:divBdr>
            </w:div>
            <w:div w:id="1162425113">
              <w:marLeft w:val="0"/>
              <w:marRight w:val="0"/>
              <w:marTop w:val="0"/>
              <w:marBottom w:val="0"/>
              <w:divBdr>
                <w:top w:val="none" w:sz="0" w:space="0" w:color="auto"/>
                <w:left w:val="none" w:sz="0" w:space="0" w:color="auto"/>
                <w:bottom w:val="none" w:sz="0" w:space="0" w:color="auto"/>
                <w:right w:val="none" w:sz="0" w:space="0" w:color="auto"/>
              </w:divBdr>
            </w:div>
            <w:div w:id="1254971675">
              <w:marLeft w:val="0"/>
              <w:marRight w:val="0"/>
              <w:marTop w:val="0"/>
              <w:marBottom w:val="0"/>
              <w:divBdr>
                <w:top w:val="none" w:sz="0" w:space="0" w:color="auto"/>
                <w:left w:val="none" w:sz="0" w:space="0" w:color="auto"/>
                <w:bottom w:val="none" w:sz="0" w:space="0" w:color="auto"/>
                <w:right w:val="none" w:sz="0" w:space="0" w:color="auto"/>
              </w:divBdr>
            </w:div>
            <w:div w:id="1934589202">
              <w:marLeft w:val="0"/>
              <w:marRight w:val="0"/>
              <w:marTop w:val="0"/>
              <w:marBottom w:val="0"/>
              <w:divBdr>
                <w:top w:val="none" w:sz="0" w:space="0" w:color="auto"/>
                <w:left w:val="none" w:sz="0" w:space="0" w:color="auto"/>
                <w:bottom w:val="none" w:sz="0" w:space="0" w:color="auto"/>
                <w:right w:val="none" w:sz="0" w:space="0" w:color="auto"/>
              </w:divBdr>
            </w:div>
            <w:div w:id="1393849121">
              <w:marLeft w:val="0"/>
              <w:marRight w:val="0"/>
              <w:marTop w:val="0"/>
              <w:marBottom w:val="0"/>
              <w:divBdr>
                <w:top w:val="none" w:sz="0" w:space="0" w:color="auto"/>
                <w:left w:val="none" w:sz="0" w:space="0" w:color="auto"/>
                <w:bottom w:val="none" w:sz="0" w:space="0" w:color="auto"/>
                <w:right w:val="none" w:sz="0" w:space="0" w:color="auto"/>
              </w:divBdr>
            </w:div>
            <w:div w:id="15309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731">
      <w:bodyDiv w:val="1"/>
      <w:marLeft w:val="0"/>
      <w:marRight w:val="0"/>
      <w:marTop w:val="0"/>
      <w:marBottom w:val="0"/>
      <w:divBdr>
        <w:top w:val="none" w:sz="0" w:space="0" w:color="auto"/>
        <w:left w:val="none" w:sz="0" w:space="0" w:color="auto"/>
        <w:bottom w:val="none" w:sz="0" w:space="0" w:color="auto"/>
        <w:right w:val="none" w:sz="0" w:space="0" w:color="auto"/>
      </w:divBdr>
    </w:div>
    <w:div w:id="334965713">
      <w:bodyDiv w:val="1"/>
      <w:marLeft w:val="0"/>
      <w:marRight w:val="0"/>
      <w:marTop w:val="0"/>
      <w:marBottom w:val="0"/>
      <w:divBdr>
        <w:top w:val="none" w:sz="0" w:space="0" w:color="auto"/>
        <w:left w:val="none" w:sz="0" w:space="0" w:color="auto"/>
        <w:bottom w:val="none" w:sz="0" w:space="0" w:color="auto"/>
        <w:right w:val="none" w:sz="0" w:space="0" w:color="auto"/>
      </w:divBdr>
    </w:div>
    <w:div w:id="366611044">
      <w:bodyDiv w:val="1"/>
      <w:marLeft w:val="0"/>
      <w:marRight w:val="0"/>
      <w:marTop w:val="0"/>
      <w:marBottom w:val="0"/>
      <w:divBdr>
        <w:top w:val="none" w:sz="0" w:space="0" w:color="auto"/>
        <w:left w:val="none" w:sz="0" w:space="0" w:color="auto"/>
        <w:bottom w:val="none" w:sz="0" w:space="0" w:color="auto"/>
        <w:right w:val="none" w:sz="0" w:space="0" w:color="auto"/>
      </w:divBdr>
    </w:div>
    <w:div w:id="367947170">
      <w:bodyDiv w:val="1"/>
      <w:marLeft w:val="0"/>
      <w:marRight w:val="0"/>
      <w:marTop w:val="0"/>
      <w:marBottom w:val="0"/>
      <w:divBdr>
        <w:top w:val="none" w:sz="0" w:space="0" w:color="auto"/>
        <w:left w:val="none" w:sz="0" w:space="0" w:color="auto"/>
        <w:bottom w:val="none" w:sz="0" w:space="0" w:color="auto"/>
        <w:right w:val="none" w:sz="0" w:space="0" w:color="auto"/>
      </w:divBdr>
    </w:div>
    <w:div w:id="380439848">
      <w:bodyDiv w:val="1"/>
      <w:marLeft w:val="0"/>
      <w:marRight w:val="0"/>
      <w:marTop w:val="0"/>
      <w:marBottom w:val="0"/>
      <w:divBdr>
        <w:top w:val="none" w:sz="0" w:space="0" w:color="auto"/>
        <w:left w:val="none" w:sz="0" w:space="0" w:color="auto"/>
        <w:bottom w:val="none" w:sz="0" w:space="0" w:color="auto"/>
        <w:right w:val="none" w:sz="0" w:space="0" w:color="auto"/>
      </w:divBdr>
    </w:div>
    <w:div w:id="429738130">
      <w:bodyDiv w:val="1"/>
      <w:marLeft w:val="0"/>
      <w:marRight w:val="0"/>
      <w:marTop w:val="0"/>
      <w:marBottom w:val="0"/>
      <w:divBdr>
        <w:top w:val="none" w:sz="0" w:space="0" w:color="auto"/>
        <w:left w:val="none" w:sz="0" w:space="0" w:color="auto"/>
        <w:bottom w:val="none" w:sz="0" w:space="0" w:color="auto"/>
        <w:right w:val="none" w:sz="0" w:space="0" w:color="auto"/>
      </w:divBdr>
    </w:div>
    <w:div w:id="451362261">
      <w:bodyDiv w:val="1"/>
      <w:marLeft w:val="0"/>
      <w:marRight w:val="0"/>
      <w:marTop w:val="0"/>
      <w:marBottom w:val="0"/>
      <w:divBdr>
        <w:top w:val="none" w:sz="0" w:space="0" w:color="auto"/>
        <w:left w:val="none" w:sz="0" w:space="0" w:color="auto"/>
        <w:bottom w:val="none" w:sz="0" w:space="0" w:color="auto"/>
        <w:right w:val="none" w:sz="0" w:space="0" w:color="auto"/>
      </w:divBdr>
    </w:div>
    <w:div w:id="456918196">
      <w:bodyDiv w:val="1"/>
      <w:marLeft w:val="0"/>
      <w:marRight w:val="0"/>
      <w:marTop w:val="0"/>
      <w:marBottom w:val="0"/>
      <w:divBdr>
        <w:top w:val="none" w:sz="0" w:space="0" w:color="auto"/>
        <w:left w:val="none" w:sz="0" w:space="0" w:color="auto"/>
        <w:bottom w:val="none" w:sz="0" w:space="0" w:color="auto"/>
        <w:right w:val="none" w:sz="0" w:space="0" w:color="auto"/>
      </w:divBdr>
    </w:div>
    <w:div w:id="486169573">
      <w:bodyDiv w:val="1"/>
      <w:marLeft w:val="0"/>
      <w:marRight w:val="0"/>
      <w:marTop w:val="0"/>
      <w:marBottom w:val="0"/>
      <w:divBdr>
        <w:top w:val="none" w:sz="0" w:space="0" w:color="auto"/>
        <w:left w:val="none" w:sz="0" w:space="0" w:color="auto"/>
        <w:bottom w:val="none" w:sz="0" w:space="0" w:color="auto"/>
        <w:right w:val="none" w:sz="0" w:space="0" w:color="auto"/>
      </w:divBdr>
    </w:div>
    <w:div w:id="504976183">
      <w:bodyDiv w:val="1"/>
      <w:marLeft w:val="0"/>
      <w:marRight w:val="0"/>
      <w:marTop w:val="0"/>
      <w:marBottom w:val="0"/>
      <w:divBdr>
        <w:top w:val="none" w:sz="0" w:space="0" w:color="auto"/>
        <w:left w:val="none" w:sz="0" w:space="0" w:color="auto"/>
        <w:bottom w:val="none" w:sz="0" w:space="0" w:color="auto"/>
        <w:right w:val="none" w:sz="0" w:space="0" w:color="auto"/>
      </w:divBdr>
    </w:div>
    <w:div w:id="572814150">
      <w:bodyDiv w:val="1"/>
      <w:marLeft w:val="0"/>
      <w:marRight w:val="0"/>
      <w:marTop w:val="0"/>
      <w:marBottom w:val="0"/>
      <w:divBdr>
        <w:top w:val="none" w:sz="0" w:space="0" w:color="auto"/>
        <w:left w:val="none" w:sz="0" w:space="0" w:color="auto"/>
        <w:bottom w:val="none" w:sz="0" w:space="0" w:color="auto"/>
        <w:right w:val="none" w:sz="0" w:space="0" w:color="auto"/>
      </w:divBdr>
    </w:div>
    <w:div w:id="605113002">
      <w:bodyDiv w:val="1"/>
      <w:marLeft w:val="0"/>
      <w:marRight w:val="0"/>
      <w:marTop w:val="0"/>
      <w:marBottom w:val="0"/>
      <w:divBdr>
        <w:top w:val="none" w:sz="0" w:space="0" w:color="auto"/>
        <w:left w:val="none" w:sz="0" w:space="0" w:color="auto"/>
        <w:bottom w:val="none" w:sz="0" w:space="0" w:color="auto"/>
        <w:right w:val="none" w:sz="0" w:space="0" w:color="auto"/>
      </w:divBdr>
    </w:div>
    <w:div w:id="632059152">
      <w:bodyDiv w:val="1"/>
      <w:marLeft w:val="0"/>
      <w:marRight w:val="0"/>
      <w:marTop w:val="0"/>
      <w:marBottom w:val="0"/>
      <w:divBdr>
        <w:top w:val="none" w:sz="0" w:space="0" w:color="auto"/>
        <w:left w:val="none" w:sz="0" w:space="0" w:color="auto"/>
        <w:bottom w:val="none" w:sz="0" w:space="0" w:color="auto"/>
        <w:right w:val="none" w:sz="0" w:space="0" w:color="auto"/>
      </w:divBdr>
    </w:div>
    <w:div w:id="667514042">
      <w:bodyDiv w:val="1"/>
      <w:marLeft w:val="0"/>
      <w:marRight w:val="0"/>
      <w:marTop w:val="0"/>
      <w:marBottom w:val="0"/>
      <w:divBdr>
        <w:top w:val="none" w:sz="0" w:space="0" w:color="auto"/>
        <w:left w:val="none" w:sz="0" w:space="0" w:color="auto"/>
        <w:bottom w:val="none" w:sz="0" w:space="0" w:color="auto"/>
        <w:right w:val="none" w:sz="0" w:space="0" w:color="auto"/>
      </w:divBdr>
    </w:div>
    <w:div w:id="676662385">
      <w:bodyDiv w:val="1"/>
      <w:marLeft w:val="0"/>
      <w:marRight w:val="0"/>
      <w:marTop w:val="0"/>
      <w:marBottom w:val="0"/>
      <w:divBdr>
        <w:top w:val="none" w:sz="0" w:space="0" w:color="auto"/>
        <w:left w:val="none" w:sz="0" w:space="0" w:color="auto"/>
        <w:bottom w:val="none" w:sz="0" w:space="0" w:color="auto"/>
        <w:right w:val="none" w:sz="0" w:space="0" w:color="auto"/>
      </w:divBdr>
    </w:div>
    <w:div w:id="721641341">
      <w:bodyDiv w:val="1"/>
      <w:marLeft w:val="0"/>
      <w:marRight w:val="0"/>
      <w:marTop w:val="0"/>
      <w:marBottom w:val="0"/>
      <w:divBdr>
        <w:top w:val="none" w:sz="0" w:space="0" w:color="auto"/>
        <w:left w:val="none" w:sz="0" w:space="0" w:color="auto"/>
        <w:bottom w:val="none" w:sz="0" w:space="0" w:color="auto"/>
        <w:right w:val="none" w:sz="0" w:space="0" w:color="auto"/>
      </w:divBdr>
    </w:div>
    <w:div w:id="736319049">
      <w:bodyDiv w:val="1"/>
      <w:marLeft w:val="0"/>
      <w:marRight w:val="0"/>
      <w:marTop w:val="0"/>
      <w:marBottom w:val="0"/>
      <w:divBdr>
        <w:top w:val="none" w:sz="0" w:space="0" w:color="auto"/>
        <w:left w:val="none" w:sz="0" w:space="0" w:color="auto"/>
        <w:bottom w:val="none" w:sz="0" w:space="0" w:color="auto"/>
        <w:right w:val="none" w:sz="0" w:space="0" w:color="auto"/>
      </w:divBdr>
    </w:div>
    <w:div w:id="766578635">
      <w:bodyDiv w:val="1"/>
      <w:marLeft w:val="0"/>
      <w:marRight w:val="0"/>
      <w:marTop w:val="0"/>
      <w:marBottom w:val="0"/>
      <w:divBdr>
        <w:top w:val="none" w:sz="0" w:space="0" w:color="auto"/>
        <w:left w:val="none" w:sz="0" w:space="0" w:color="auto"/>
        <w:bottom w:val="none" w:sz="0" w:space="0" w:color="auto"/>
        <w:right w:val="none" w:sz="0" w:space="0" w:color="auto"/>
      </w:divBdr>
    </w:div>
    <w:div w:id="778109293">
      <w:bodyDiv w:val="1"/>
      <w:marLeft w:val="0"/>
      <w:marRight w:val="0"/>
      <w:marTop w:val="0"/>
      <w:marBottom w:val="0"/>
      <w:divBdr>
        <w:top w:val="none" w:sz="0" w:space="0" w:color="auto"/>
        <w:left w:val="none" w:sz="0" w:space="0" w:color="auto"/>
        <w:bottom w:val="none" w:sz="0" w:space="0" w:color="auto"/>
        <w:right w:val="none" w:sz="0" w:space="0" w:color="auto"/>
      </w:divBdr>
    </w:div>
    <w:div w:id="792137032">
      <w:bodyDiv w:val="1"/>
      <w:marLeft w:val="0"/>
      <w:marRight w:val="0"/>
      <w:marTop w:val="0"/>
      <w:marBottom w:val="0"/>
      <w:divBdr>
        <w:top w:val="none" w:sz="0" w:space="0" w:color="auto"/>
        <w:left w:val="none" w:sz="0" w:space="0" w:color="auto"/>
        <w:bottom w:val="none" w:sz="0" w:space="0" w:color="auto"/>
        <w:right w:val="none" w:sz="0" w:space="0" w:color="auto"/>
      </w:divBdr>
    </w:div>
    <w:div w:id="824275536">
      <w:bodyDiv w:val="1"/>
      <w:marLeft w:val="0"/>
      <w:marRight w:val="0"/>
      <w:marTop w:val="0"/>
      <w:marBottom w:val="0"/>
      <w:divBdr>
        <w:top w:val="none" w:sz="0" w:space="0" w:color="auto"/>
        <w:left w:val="none" w:sz="0" w:space="0" w:color="auto"/>
        <w:bottom w:val="none" w:sz="0" w:space="0" w:color="auto"/>
        <w:right w:val="none" w:sz="0" w:space="0" w:color="auto"/>
      </w:divBdr>
    </w:div>
    <w:div w:id="876697893">
      <w:bodyDiv w:val="1"/>
      <w:marLeft w:val="0"/>
      <w:marRight w:val="0"/>
      <w:marTop w:val="0"/>
      <w:marBottom w:val="0"/>
      <w:divBdr>
        <w:top w:val="none" w:sz="0" w:space="0" w:color="auto"/>
        <w:left w:val="none" w:sz="0" w:space="0" w:color="auto"/>
        <w:bottom w:val="none" w:sz="0" w:space="0" w:color="auto"/>
        <w:right w:val="none" w:sz="0" w:space="0" w:color="auto"/>
      </w:divBdr>
    </w:div>
    <w:div w:id="896474911">
      <w:bodyDiv w:val="1"/>
      <w:marLeft w:val="0"/>
      <w:marRight w:val="0"/>
      <w:marTop w:val="0"/>
      <w:marBottom w:val="0"/>
      <w:divBdr>
        <w:top w:val="none" w:sz="0" w:space="0" w:color="auto"/>
        <w:left w:val="none" w:sz="0" w:space="0" w:color="auto"/>
        <w:bottom w:val="none" w:sz="0" w:space="0" w:color="auto"/>
        <w:right w:val="none" w:sz="0" w:space="0" w:color="auto"/>
      </w:divBdr>
    </w:div>
    <w:div w:id="940068676">
      <w:bodyDiv w:val="1"/>
      <w:marLeft w:val="0"/>
      <w:marRight w:val="0"/>
      <w:marTop w:val="0"/>
      <w:marBottom w:val="0"/>
      <w:divBdr>
        <w:top w:val="none" w:sz="0" w:space="0" w:color="auto"/>
        <w:left w:val="none" w:sz="0" w:space="0" w:color="auto"/>
        <w:bottom w:val="none" w:sz="0" w:space="0" w:color="auto"/>
        <w:right w:val="none" w:sz="0" w:space="0" w:color="auto"/>
      </w:divBdr>
    </w:div>
    <w:div w:id="952633951">
      <w:bodyDiv w:val="1"/>
      <w:marLeft w:val="0"/>
      <w:marRight w:val="0"/>
      <w:marTop w:val="0"/>
      <w:marBottom w:val="0"/>
      <w:divBdr>
        <w:top w:val="none" w:sz="0" w:space="0" w:color="auto"/>
        <w:left w:val="none" w:sz="0" w:space="0" w:color="auto"/>
        <w:bottom w:val="none" w:sz="0" w:space="0" w:color="auto"/>
        <w:right w:val="none" w:sz="0" w:space="0" w:color="auto"/>
      </w:divBdr>
    </w:div>
    <w:div w:id="969238354">
      <w:bodyDiv w:val="1"/>
      <w:marLeft w:val="0"/>
      <w:marRight w:val="0"/>
      <w:marTop w:val="0"/>
      <w:marBottom w:val="0"/>
      <w:divBdr>
        <w:top w:val="none" w:sz="0" w:space="0" w:color="auto"/>
        <w:left w:val="none" w:sz="0" w:space="0" w:color="auto"/>
        <w:bottom w:val="none" w:sz="0" w:space="0" w:color="auto"/>
        <w:right w:val="none" w:sz="0" w:space="0" w:color="auto"/>
      </w:divBdr>
    </w:div>
    <w:div w:id="1021469319">
      <w:bodyDiv w:val="1"/>
      <w:marLeft w:val="0"/>
      <w:marRight w:val="0"/>
      <w:marTop w:val="0"/>
      <w:marBottom w:val="0"/>
      <w:divBdr>
        <w:top w:val="none" w:sz="0" w:space="0" w:color="auto"/>
        <w:left w:val="none" w:sz="0" w:space="0" w:color="auto"/>
        <w:bottom w:val="none" w:sz="0" w:space="0" w:color="auto"/>
        <w:right w:val="none" w:sz="0" w:space="0" w:color="auto"/>
      </w:divBdr>
    </w:div>
    <w:div w:id="1060132349">
      <w:bodyDiv w:val="1"/>
      <w:marLeft w:val="0"/>
      <w:marRight w:val="0"/>
      <w:marTop w:val="0"/>
      <w:marBottom w:val="0"/>
      <w:divBdr>
        <w:top w:val="none" w:sz="0" w:space="0" w:color="auto"/>
        <w:left w:val="none" w:sz="0" w:space="0" w:color="auto"/>
        <w:bottom w:val="none" w:sz="0" w:space="0" w:color="auto"/>
        <w:right w:val="none" w:sz="0" w:space="0" w:color="auto"/>
      </w:divBdr>
    </w:div>
    <w:div w:id="1145466750">
      <w:bodyDiv w:val="1"/>
      <w:marLeft w:val="0"/>
      <w:marRight w:val="0"/>
      <w:marTop w:val="0"/>
      <w:marBottom w:val="0"/>
      <w:divBdr>
        <w:top w:val="none" w:sz="0" w:space="0" w:color="auto"/>
        <w:left w:val="none" w:sz="0" w:space="0" w:color="auto"/>
        <w:bottom w:val="none" w:sz="0" w:space="0" w:color="auto"/>
        <w:right w:val="none" w:sz="0" w:space="0" w:color="auto"/>
      </w:divBdr>
    </w:div>
    <w:div w:id="1174221201">
      <w:bodyDiv w:val="1"/>
      <w:marLeft w:val="0"/>
      <w:marRight w:val="0"/>
      <w:marTop w:val="0"/>
      <w:marBottom w:val="0"/>
      <w:divBdr>
        <w:top w:val="none" w:sz="0" w:space="0" w:color="auto"/>
        <w:left w:val="none" w:sz="0" w:space="0" w:color="auto"/>
        <w:bottom w:val="none" w:sz="0" w:space="0" w:color="auto"/>
        <w:right w:val="none" w:sz="0" w:space="0" w:color="auto"/>
      </w:divBdr>
      <w:divsChild>
        <w:div w:id="1398015534">
          <w:marLeft w:val="0"/>
          <w:marRight w:val="0"/>
          <w:marTop w:val="0"/>
          <w:marBottom w:val="0"/>
          <w:divBdr>
            <w:top w:val="none" w:sz="0" w:space="0" w:color="auto"/>
            <w:left w:val="none" w:sz="0" w:space="0" w:color="auto"/>
            <w:bottom w:val="none" w:sz="0" w:space="0" w:color="auto"/>
            <w:right w:val="none" w:sz="0" w:space="0" w:color="auto"/>
          </w:divBdr>
        </w:div>
      </w:divsChild>
    </w:div>
    <w:div w:id="1200631885">
      <w:bodyDiv w:val="1"/>
      <w:marLeft w:val="0"/>
      <w:marRight w:val="0"/>
      <w:marTop w:val="0"/>
      <w:marBottom w:val="0"/>
      <w:divBdr>
        <w:top w:val="none" w:sz="0" w:space="0" w:color="auto"/>
        <w:left w:val="none" w:sz="0" w:space="0" w:color="auto"/>
        <w:bottom w:val="none" w:sz="0" w:space="0" w:color="auto"/>
        <w:right w:val="none" w:sz="0" w:space="0" w:color="auto"/>
      </w:divBdr>
    </w:div>
    <w:div w:id="1205630474">
      <w:bodyDiv w:val="1"/>
      <w:marLeft w:val="0"/>
      <w:marRight w:val="0"/>
      <w:marTop w:val="0"/>
      <w:marBottom w:val="0"/>
      <w:divBdr>
        <w:top w:val="none" w:sz="0" w:space="0" w:color="auto"/>
        <w:left w:val="none" w:sz="0" w:space="0" w:color="auto"/>
        <w:bottom w:val="none" w:sz="0" w:space="0" w:color="auto"/>
        <w:right w:val="none" w:sz="0" w:space="0" w:color="auto"/>
      </w:divBdr>
    </w:div>
    <w:div w:id="1358317297">
      <w:bodyDiv w:val="1"/>
      <w:marLeft w:val="0"/>
      <w:marRight w:val="0"/>
      <w:marTop w:val="0"/>
      <w:marBottom w:val="0"/>
      <w:divBdr>
        <w:top w:val="none" w:sz="0" w:space="0" w:color="auto"/>
        <w:left w:val="none" w:sz="0" w:space="0" w:color="auto"/>
        <w:bottom w:val="none" w:sz="0" w:space="0" w:color="auto"/>
        <w:right w:val="none" w:sz="0" w:space="0" w:color="auto"/>
      </w:divBdr>
    </w:div>
    <w:div w:id="1403599863">
      <w:bodyDiv w:val="1"/>
      <w:marLeft w:val="0"/>
      <w:marRight w:val="0"/>
      <w:marTop w:val="0"/>
      <w:marBottom w:val="0"/>
      <w:divBdr>
        <w:top w:val="none" w:sz="0" w:space="0" w:color="auto"/>
        <w:left w:val="none" w:sz="0" w:space="0" w:color="auto"/>
        <w:bottom w:val="none" w:sz="0" w:space="0" w:color="auto"/>
        <w:right w:val="none" w:sz="0" w:space="0" w:color="auto"/>
      </w:divBdr>
    </w:div>
    <w:div w:id="1409889565">
      <w:bodyDiv w:val="1"/>
      <w:marLeft w:val="0"/>
      <w:marRight w:val="0"/>
      <w:marTop w:val="0"/>
      <w:marBottom w:val="0"/>
      <w:divBdr>
        <w:top w:val="none" w:sz="0" w:space="0" w:color="auto"/>
        <w:left w:val="none" w:sz="0" w:space="0" w:color="auto"/>
        <w:bottom w:val="none" w:sz="0" w:space="0" w:color="auto"/>
        <w:right w:val="none" w:sz="0" w:space="0" w:color="auto"/>
      </w:divBdr>
    </w:div>
    <w:div w:id="1422488494">
      <w:bodyDiv w:val="1"/>
      <w:marLeft w:val="0"/>
      <w:marRight w:val="0"/>
      <w:marTop w:val="0"/>
      <w:marBottom w:val="0"/>
      <w:divBdr>
        <w:top w:val="none" w:sz="0" w:space="0" w:color="auto"/>
        <w:left w:val="none" w:sz="0" w:space="0" w:color="auto"/>
        <w:bottom w:val="none" w:sz="0" w:space="0" w:color="auto"/>
        <w:right w:val="none" w:sz="0" w:space="0" w:color="auto"/>
      </w:divBdr>
    </w:div>
    <w:div w:id="1468664461">
      <w:bodyDiv w:val="1"/>
      <w:marLeft w:val="0"/>
      <w:marRight w:val="0"/>
      <w:marTop w:val="0"/>
      <w:marBottom w:val="0"/>
      <w:divBdr>
        <w:top w:val="none" w:sz="0" w:space="0" w:color="auto"/>
        <w:left w:val="none" w:sz="0" w:space="0" w:color="auto"/>
        <w:bottom w:val="none" w:sz="0" w:space="0" w:color="auto"/>
        <w:right w:val="none" w:sz="0" w:space="0" w:color="auto"/>
      </w:divBdr>
    </w:div>
    <w:div w:id="1484813570">
      <w:bodyDiv w:val="1"/>
      <w:marLeft w:val="0"/>
      <w:marRight w:val="0"/>
      <w:marTop w:val="0"/>
      <w:marBottom w:val="0"/>
      <w:divBdr>
        <w:top w:val="none" w:sz="0" w:space="0" w:color="auto"/>
        <w:left w:val="none" w:sz="0" w:space="0" w:color="auto"/>
        <w:bottom w:val="none" w:sz="0" w:space="0" w:color="auto"/>
        <w:right w:val="none" w:sz="0" w:space="0" w:color="auto"/>
      </w:divBdr>
    </w:div>
    <w:div w:id="1595240608">
      <w:bodyDiv w:val="1"/>
      <w:marLeft w:val="0"/>
      <w:marRight w:val="0"/>
      <w:marTop w:val="0"/>
      <w:marBottom w:val="0"/>
      <w:divBdr>
        <w:top w:val="none" w:sz="0" w:space="0" w:color="auto"/>
        <w:left w:val="none" w:sz="0" w:space="0" w:color="auto"/>
        <w:bottom w:val="none" w:sz="0" w:space="0" w:color="auto"/>
        <w:right w:val="none" w:sz="0" w:space="0" w:color="auto"/>
      </w:divBdr>
    </w:div>
    <w:div w:id="1650746296">
      <w:bodyDiv w:val="1"/>
      <w:marLeft w:val="0"/>
      <w:marRight w:val="0"/>
      <w:marTop w:val="0"/>
      <w:marBottom w:val="0"/>
      <w:divBdr>
        <w:top w:val="none" w:sz="0" w:space="0" w:color="auto"/>
        <w:left w:val="none" w:sz="0" w:space="0" w:color="auto"/>
        <w:bottom w:val="none" w:sz="0" w:space="0" w:color="auto"/>
        <w:right w:val="none" w:sz="0" w:space="0" w:color="auto"/>
      </w:divBdr>
    </w:div>
    <w:div w:id="1676766474">
      <w:bodyDiv w:val="1"/>
      <w:marLeft w:val="0"/>
      <w:marRight w:val="0"/>
      <w:marTop w:val="0"/>
      <w:marBottom w:val="0"/>
      <w:divBdr>
        <w:top w:val="none" w:sz="0" w:space="0" w:color="auto"/>
        <w:left w:val="none" w:sz="0" w:space="0" w:color="auto"/>
        <w:bottom w:val="none" w:sz="0" w:space="0" w:color="auto"/>
        <w:right w:val="none" w:sz="0" w:space="0" w:color="auto"/>
      </w:divBdr>
    </w:div>
    <w:div w:id="1677995818">
      <w:bodyDiv w:val="1"/>
      <w:marLeft w:val="0"/>
      <w:marRight w:val="0"/>
      <w:marTop w:val="0"/>
      <w:marBottom w:val="0"/>
      <w:divBdr>
        <w:top w:val="none" w:sz="0" w:space="0" w:color="auto"/>
        <w:left w:val="none" w:sz="0" w:space="0" w:color="auto"/>
        <w:bottom w:val="none" w:sz="0" w:space="0" w:color="auto"/>
        <w:right w:val="none" w:sz="0" w:space="0" w:color="auto"/>
      </w:divBdr>
    </w:div>
    <w:div w:id="1747796910">
      <w:bodyDiv w:val="1"/>
      <w:marLeft w:val="0"/>
      <w:marRight w:val="0"/>
      <w:marTop w:val="0"/>
      <w:marBottom w:val="0"/>
      <w:divBdr>
        <w:top w:val="none" w:sz="0" w:space="0" w:color="auto"/>
        <w:left w:val="none" w:sz="0" w:space="0" w:color="auto"/>
        <w:bottom w:val="none" w:sz="0" w:space="0" w:color="auto"/>
        <w:right w:val="none" w:sz="0" w:space="0" w:color="auto"/>
      </w:divBdr>
    </w:div>
    <w:div w:id="1799763378">
      <w:bodyDiv w:val="1"/>
      <w:marLeft w:val="0"/>
      <w:marRight w:val="0"/>
      <w:marTop w:val="0"/>
      <w:marBottom w:val="0"/>
      <w:divBdr>
        <w:top w:val="none" w:sz="0" w:space="0" w:color="auto"/>
        <w:left w:val="none" w:sz="0" w:space="0" w:color="auto"/>
        <w:bottom w:val="none" w:sz="0" w:space="0" w:color="auto"/>
        <w:right w:val="none" w:sz="0" w:space="0" w:color="auto"/>
      </w:divBdr>
    </w:div>
    <w:div w:id="1866138422">
      <w:bodyDiv w:val="1"/>
      <w:marLeft w:val="0"/>
      <w:marRight w:val="0"/>
      <w:marTop w:val="0"/>
      <w:marBottom w:val="0"/>
      <w:divBdr>
        <w:top w:val="none" w:sz="0" w:space="0" w:color="auto"/>
        <w:left w:val="none" w:sz="0" w:space="0" w:color="auto"/>
        <w:bottom w:val="none" w:sz="0" w:space="0" w:color="auto"/>
        <w:right w:val="none" w:sz="0" w:space="0" w:color="auto"/>
      </w:divBdr>
    </w:div>
    <w:div w:id="1921871521">
      <w:bodyDiv w:val="1"/>
      <w:marLeft w:val="0"/>
      <w:marRight w:val="0"/>
      <w:marTop w:val="0"/>
      <w:marBottom w:val="0"/>
      <w:divBdr>
        <w:top w:val="none" w:sz="0" w:space="0" w:color="auto"/>
        <w:left w:val="none" w:sz="0" w:space="0" w:color="auto"/>
        <w:bottom w:val="none" w:sz="0" w:space="0" w:color="auto"/>
        <w:right w:val="none" w:sz="0" w:space="0" w:color="auto"/>
      </w:divBdr>
    </w:div>
    <w:div w:id="1975063635">
      <w:bodyDiv w:val="1"/>
      <w:marLeft w:val="0"/>
      <w:marRight w:val="0"/>
      <w:marTop w:val="0"/>
      <w:marBottom w:val="0"/>
      <w:divBdr>
        <w:top w:val="none" w:sz="0" w:space="0" w:color="auto"/>
        <w:left w:val="none" w:sz="0" w:space="0" w:color="auto"/>
        <w:bottom w:val="none" w:sz="0" w:space="0" w:color="auto"/>
        <w:right w:val="none" w:sz="0" w:space="0" w:color="auto"/>
      </w:divBdr>
    </w:div>
    <w:div w:id="2002273379">
      <w:bodyDiv w:val="1"/>
      <w:marLeft w:val="0"/>
      <w:marRight w:val="0"/>
      <w:marTop w:val="0"/>
      <w:marBottom w:val="0"/>
      <w:divBdr>
        <w:top w:val="none" w:sz="0" w:space="0" w:color="auto"/>
        <w:left w:val="none" w:sz="0" w:space="0" w:color="auto"/>
        <w:bottom w:val="none" w:sz="0" w:space="0" w:color="auto"/>
        <w:right w:val="none" w:sz="0" w:space="0" w:color="auto"/>
      </w:divBdr>
    </w:div>
    <w:div w:id="2075539805">
      <w:bodyDiv w:val="1"/>
      <w:marLeft w:val="0"/>
      <w:marRight w:val="0"/>
      <w:marTop w:val="0"/>
      <w:marBottom w:val="0"/>
      <w:divBdr>
        <w:top w:val="none" w:sz="0" w:space="0" w:color="auto"/>
        <w:left w:val="none" w:sz="0" w:space="0" w:color="auto"/>
        <w:bottom w:val="none" w:sz="0" w:space="0" w:color="auto"/>
        <w:right w:val="none" w:sz="0" w:space="0" w:color="auto"/>
      </w:divBdr>
    </w:div>
    <w:div w:id="2076976768">
      <w:bodyDiv w:val="1"/>
      <w:marLeft w:val="0"/>
      <w:marRight w:val="0"/>
      <w:marTop w:val="0"/>
      <w:marBottom w:val="0"/>
      <w:divBdr>
        <w:top w:val="none" w:sz="0" w:space="0" w:color="auto"/>
        <w:left w:val="none" w:sz="0" w:space="0" w:color="auto"/>
        <w:bottom w:val="none" w:sz="0" w:space="0" w:color="auto"/>
        <w:right w:val="none" w:sz="0" w:space="0" w:color="auto"/>
      </w:divBdr>
    </w:div>
    <w:div w:id="2084595792">
      <w:bodyDiv w:val="1"/>
      <w:marLeft w:val="0"/>
      <w:marRight w:val="0"/>
      <w:marTop w:val="0"/>
      <w:marBottom w:val="0"/>
      <w:divBdr>
        <w:top w:val="none" w:sz="0" w:space="0" w:color="auto"/>
        <w:left w:val="none" w:sz="0" w:space="0" w:color="auto"/>
        <w:bottom w:val="none" w:sz="0" w:space="0" w:color="auto"/>
        <w:right w:val="none" w:sz="0" w:space="0" w:color="auto"/>
      </w:divBdr>
    </w:div>
    <w:div w:id="2091804375">
      <w:bodyDiv w:val="1"/>
      <w:marLeft w:val="0"/>
      <w:marRight w:val="0"/>
      <w:marTop w:val="0"/>
      <w:marBottom w:val="0"/>
      <w:divBdr>
        <w:top w:val="none" w:sz="0" w:space="0" w:color="auto"/>
        <w:left w:val="none" w:sz="0" w:space="0" w:color="auto"/>
        <w:bottom w:val="none" w:sz="0" w:space="0" w:color="auto"/>
        <w:right w:val="none" w:sz="0" w:space="0" w:color="auto"/>
      </w:divBdr>
    </w:div>
    <w:div w:id="2131893213">
      <w:bodyDiv w:val="1"/>
      <w:marLeft w:val="0"/>
      <w:marRight w:val="0"/>
      <w:marTop w:val="0"/>
      <w:marBottom w:val="0"/>
      <w:divBdr>
        <w:top w:val="none" w:sz="0" w:space="0" w:color="auto"/>
        <w:left w:val="none" w:sz="0" w:space="0" w:color="auto"/>
        <w:bottom w:val="none" w:sz="0" w:space="0" w:color="auto"/>
        <w:right w:val="none" w:sz="0" w:space="0" w:color="auto"/>
      </w:divBdr>
    </w:div>
    <w:div w:id="213393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2.png"/><Relationship Id="rId63" Type="http://schemas.openxmlformats.org/officeDocument/2006/relationships/image" Target="media/image39.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microsoft.com/en-sa/download/details.aspx?id=19892"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microsoft.com/office/2011/relationships/commentsExtended" Target="commentsExtended.xml"/><Relationship Id="rId53" Type="http://schemas.openxmlformats.org/officeDocument/2006/relationships/hyperlink" Target="https://docs.microsoft.com/en-us/windows/security/threat-protection/auditing/basic-audit-object-access" TargetMode="External"/><Relationship Id="rId58" Type="http://schemas.openxmlformats.org/officeDocument/2006/relationships/hyperlink" Target="https://docs.microsoft.com/en-us/windows/security/threat-protection/auditing/basic-audit-policy-change"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oleObject" Target="embeddings/oleObject2.bin"/><Relationship Id="rId43" Type="http://schemas.openxmlformats.org/officeDocument/2006/relationships/image" Target="media/image31.png"/><Relationship Id="rId48" Type="http://schemas.openxmlformats.org/officeDocument/2006/relationships/image" Target="media/image33.png"/><Relationship Id="rId56" Type="http://schemas.openxmlformats.org/officeDocument/2006/relationships/hyperlink" Target="https://docs.microsoft.com/en-us/windows/security/threat-protection/auditing/basic-audit-account-management" TargetMode="External"/><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cs.microsoft.com/en-us/windows/security/threat-protection/auditing/basic-audit-account-logon-events" TargetMode="External"/><Relationship Id="rId3" Type="http://schemas.openxmlformats.org/officeDocument/2006/relationships/styles" Target="styles.xml"/><Relationship Id="rId12" Type="http://schemas.openxmlformats.org/officeDocument/2006/relationships/hyperlink" Target="https://www.microsoft.com/en-us/download/details.aspx?id=55319"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microsoft.com/office/2016/09/relationships/commentsIds" Target="commentsIds.xml"/><Relationship Id="rId59" Type="http://schemas.openxmlformats.org/officeDocument/2006/relationships/hyperlink" Target="https://docs.microsoft.com/en-us/windows/security/threat-protection/auditing/basic-audit-process-tracking"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https://docs.microsoft.com/en-us/windows/security/threat-protection/auditing/basic-audit-privilege-use" TargetMode="External"/><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hyperlink" Target="https://docs.microsoft.com/en-us/windows/security/threat-protection/auditing/basic-audit-logon-events" TargetMode="External"/><Relationship Id="rId10" Type="http://schemas.openxmlformats.org/officeDocument/2006/relationships/hyperlink" Target="https://docs.microsoft.com/en-us/windows-server/administration/server-manager/run-best-practices-analyzer-scans-and-manage-scan-results" TargetMode="External"/><Relationship Id="rId31" Type="http://schemas.openxmlformats.org/officeDocument/2006/relationships/image" Target="media/image20.png"/><Relationship Id="rId44" Type="http://schemas.openxmlformats.org/officeDocument/2006/relationships/comments" Target="comments.xml"/><Relationship Id="rId52" Type="http://schemas.openxmlformats.org/officeDocument/2006/relationships/hyperlink" Target="https://docs.microsoft.com/en-us/windows/security/threat-protection/auditing/basic-audit-directory-service-access" TargetMode="External"/><Relationship Id="rId60" Type="http://schemas.openxmlformats.org/officeDocument/2006/relationships/image" Target="media/image36.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5.png"/><Relationship Id="rId55" Type="http://schemas.openxmlformats.org/officeDocument/2006/relationships/hyperlink" Target="https://docs.microsoft.com/en-us/windows/security/threat-protection/auditing/basic-audit-system-event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3.gif"/></Relationships>
</file>

<file path=word/_rels/header1.xml.rels><?xml version="1.0" encoding="UTF-8" standalone="yes"?>
<Relationships xmlns="http://schemas.openxmlformats.org/package/2006/relationships"><Relationship Id="rId2" Type="http://schemas.openxmlformats.org/officeDocument/2006/relationships/image" Target="media/image42.gif"/><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24CF3-C244-4F6D-9168-E11E36488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5158</Words>
  <Characters>29402</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JGPC Server and Client Security hardening and UAT</vt:lpstr>
    </vt:vector>
  </TitlesOfParts>
  <Company>Hilal Computers</Company>
  <LinksUpToDate>false</LinksUpToDate>
  <CharactersWithSpaces>34492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JGPC Server and Client Security hardening and UAT</dc:title>
  <dc:subject>Hardening and UAT Document</dc:subject>
  <dc:creator>Vinoj Lemuel</dc:creator>
  <cp:keywords/>
  <dc:description/>
  <cp:lastModifiedBy>Info Desk</cp:lastModifiedBy>
  <cp:revision>2</cp:revision>
  <cp:lastPrinted>2019-06-19T03:12:00Z</cp:lastPrinted>
  <dcterms:created xsi:type="dcterms:W3CDTF">2026-05-21T12:03:00Z</dcterms:created>
  <dcterms:modified xsi:type="dcterms:W3CDTF">2026-05-21T12:03:00Z</dcterms:modified>
  <cp:category>Saudi Arabia</cp:category>
</cp:coreProperties>
</file>