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E037" w14:textId="7EB3DC66" w:rsidR="00C52445" w:rsidRDefault="00C52445">
      <w:r>
        <w:rPr>
          <w:noProof/>
          <w:sz w:val="2"/>
        </w:rPr>
        <mc:AlternateContent>
          <mc:Choice Requires="wps">
            <w:drawing>
              <wp:anchor distT="0" distB="0" distL="114300" distR="114300" simplePos="0" relativeHeight="251662336" behindDoc="0" locked="0" layoutInCell="1" allowOverlap="1" wp14:anchorId="5CFF87DB" wp14:editId="520BBF2A">
                <wp:simplePos x="0" y="0"/>
                <wp:positionH relativeFrom="page">
                  <wp:posOffset>925195</wp:posOffset>
                </wp:positionH>
                <wp:positionV relativeFrom="page">
                  <wp:posOffset>3018790</wp:posOffset>
                </wp:positionV>
                <wp:extent cx="6647180" cy="2566670"/>
                <wp:effectExtent l="0" t="0" r="0" b="508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180" cy="2566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00F7A6B" w14:textId="136B74B2" w:rsidR="00FC7327" w:rsidRPr="00C52445" w:rsidRDefault="00FC7327" w:rsidP="00C52445">
                            <w:pPr>
                              <w:pStyle w:val="NoSpacing"/>
                              <w:rPr>
                                <w:rFonts w:ascii="Cambria" w:eastAsiaTheme="majorEastAsia" w:hAnsi="Cambria" w:cstheme="majorBidi"/>
                                <w:caps/>
                                <w:sz w:val="56"/>
                                <w:szCs w:val="56"/>
                              </w:rPr>
                            </w:pPr>
                            <w:r w:rsidRPr="006A7ADD">
                              <w:rPr>
                                <w:rFonts w:ascii="Rockwell Extra Bold" w:hAnsi="Rockwell Extra Bold"/>
                                <w:b/>
                                <w:bCs/>
                                <w:smallCaps/>
                                <w:sz w:val="68"/>
                                <w:szCs w:val="68"/>
                              </w:rPr>
                              <w:cr/>
                            </w:r>
                            <w:r w:rsidRPr="006A7ADD">
                              <w:rPr>
                                <w:rFonts w:asciiTheme="majorHAnsi" w:eastAsiaTheme="majorEastAsia" w:hAnsiTheme="majorHAnsi" w:cstheme="majorBidi"/>
                                <w:caps/>
                                <w:sz w:val="64"/>
                                <w:szCs w:val="64"/>
                              </w:rPr>
                              <w:t xml:space="preserve"> </w:t>
                            </w:r>
                            <w:sdt>
                              <w:sdtPr>
                                <w:rPr>
                                  <w:rFonts w:ascii="Cambria" w:eastAsiaTheme="majorEastAsia" w:hAnsi="Cambria" w:cstheme="majorHAnsi"/>
                                  <w:b/>
                                  <w:caps/>
                                  <w:sz w:val="56"/>
                                  <w:szCs w:val="56"/>
                                </w:rPr>
                                <w:alias w:val="Title"/>
                                <w:tag w:val=""/>
                                <w:id w:val="-99420192"/>
                                <w:dataBinding w:prefixMappings="xmlns:ns0='http://purl.org/dc/elements/1.1/' xmlns:ns1='http://schemas.openxmlformats.org/package/2006/metadata/core-properties' " w:xpath="/ns1:coreProperties[1]/ns0:title[1]" w:storeItemID="{6C3C8BC8-F283-45AE-878A-BAB7291924A1}"/>
                                <w:text/>
                              </w:sdtPr>
                              <w:sdtContent>
                                <w:del w:id="0" w:author="Info Desk" w:date="2026-05-21T08:08:00Z" w16du:dateUtc="2026-05-21T12:08:00Z">
                                  <w:r w:rsidR="001221F0" w:rsidRPr="00C52445" w:rsidDel="001221F0">
                                    <w:rPr>
                                      <w:rFonts w:ascii="Cambria" w:eastAsiaTheme="majorEastAsia" w:hAnsi="Cambria" w:cstheme="majorHAnsi"/>
                                      <w:b/>
                                      <w:caps/>
                                      <w:sz w:val="56"/>
                                      <w:szCs w:val="56"/>
                                    </w:rPr>
                                    <w:delText>JGPC Cloud integrated Authentication with Posture check &amp; UAT</w:delText>
                                  </w:r>
                                </w:del>
                                <w:ins w:id="1" w:author="Info Desk" w:date="2026-05-21T08:08:00Z" w16du:dateUtc="2026-05-21T12:08:00Z">
                                  <w:r w:rsidR="001221F0" w:rsidRPr="00C52445">
                                    <w:rPr>
                                      <w:rFonts w:ascii="Cambria" w:eastAsiaTheme="majorEastAsia" w:hAnsi="Cambria" w:cstheme="majorHAnsi"/>
                                      <w:b/>
                                      <w:caps/>
                                      <w:sz w:val="56"/>
                                      <w:szCs w:val="56"/>
                                    </w:rPr>
                                    <w:t>Cloud integrated Authentication with Posture check &amp; UAT</w:t>
                                  </w:r>
                                </w:ins>
                              </w:sdtContent>
                            </w:sdt>
                          </w:p>
                          <w:p w14:paraId="1CD85262" w14:textId="77777777" w:rsidR="00FC7327" w:rsidRPr="006A7ADD" w:rsidRDefault="00FC7327" w:rsidP="00C52445">
                            <w:pPr>
                              <w:pStyle w:val="NoSpacing"/>
                              <w:rPr>
                                <w:rFonts w:ascii="Rockwell Extra Bold" w:hAnsi="Rockwell Extra Bold"/>
                                <w:b/>
                                <w:bCs/>
                                <w:smallCaps/>
                                <w:sz w:val="68"/>
                                <w:szCs w:val="68"/>
                              </w:rPr>
                            </w:pPr>
                            <w:r w:rsidRPr="006A7ADD">
                              <w:rPr>
                                <w:rFonts w:asciiTheme="majorHAnsi" w:eastAsiaTheme="majorEastAsia" w:hAnsiTheme="majorHAnsi" w:cstheme="majorBidi"/>
                                <w:b/>
                                <w:caps/>
                                <w:sz w:val="68"/>
                                <w:szCs w:val="68"/>
                              </w:rPr>
                              <w:t xml:space="preserve"> </w:t>
                            </w:r>
                          </w:p>
                        </w:txbxContent>
                      </wps:txbx>
                      <wps:bodyPr rot="0" vert="horz" wrap="square" lIns="1600200" tIns="0" rIns="68580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5CFF87DB" id="_x0000_t202" coordsize="21600,21600" o:spt="202" path="m,l,21600r21600,l21600,xe">
                <v:stroke joinstyle="miter"/>
                <v:path gradientshapeok="t" o:connecttype="rect"/>
              </v:shapetype>
              <v:shape id="Text Box 20" o:spid="_x0000_s1026" type="#_x0000_t202" style="position:absolute;margin-left:72.85pt;margin-top:237.7pt;width:523.4pt;height:202.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" filled="f" stroked="f" strokeweight=".5pt">
                <v:textbox inset="126pt,0,54pt,0">
                  <w:txbxContent>
                    <w:p w14:paraId="700F7A6B" w14:textId="136B74B2" w:rsidR="00FC7327" w:rsidRPr="00C52445" w:rsidRDefault="00FC7327" w:rsidP="00C52445">
                      <w:pPr>
                        <w:pStyle w:val="NoSpacing"/>
                        <w:rPr>
                          <w:rFonts w:ascii="Cambria" w:eastAsiaTheme="majorEastAsia" w:hAnsi="Cambria" w:cstheme="majorBidi"/>
                          <w:caps/>
                          <w:sz w:val="56"/>
                          <w:szCs w:val="56"/>
                        </w:rPr>
                      </w:pPr>
                      <w:r w:rsidRPr="006A7ADD">
                        <w:rPr>
                          <w:rFonts w:ascii="Rockwell Extra Bold" w:hAnsi="Rockwell Extra Bold"/>
                          <w:b/>
                          <w:bCs/>
                          <w:smallCaps/>
                          <w:sz w:val="68"/>
                          <w:szCs w:val="68"/>
                        </w:rPr>
                        <w:cr/>
                      </w:r>
                      <w:r w:rsidRPr="006A7ADD">
                        <w:rPr>
                          <w:rFonts w:asciiTheme="majorHAnsi" w:eastAsiaTheme="majorEastAsia" w:hAnsiTheme="majorHAnsi" w:cstheme="majorBidi"/>
                          <w:caps/>
                          <w:sz w:val="64"/>
                          <w:szCs w:val="64"/>
                        </w:rPr>
                        <w:t xml:space="preserve"> </w:t>
                      </w:r>
                      <w:sdt>
                        <w:sdtPr>
                          <w:rPr>
                            <w:rFonts w:ascii="Cambria" w:eastAsiaTheme="majorEastAsia" w:hAnsi="Cambria" w:cstheme="majorHAnsi"/>
                            <w:b/>
                            <w:caps/>
                            <w:sz w:val="56"/>
                            <w:szCs w:val="56"/>
                          </w:rPr>
                          <w:alias w:val="Title"/>
                          <w:tag w:val=""/>
                          <w:id w:val="-99420192"/>
                          <w:dataBinding w:prefixMappings="xmlns:ns0='http://purl.org/dc/elements/1.1/' xmlns:ns1='http://schemas.openxmlformats.org/package/2006/metadata/core-properties' " w:xpath="/ns1:coreProperties[1]/ns0:title[1]" w:storeItemID="{6C3C8BC8-F283-45AE-878A-BAB7291924A1}"/>
                          <w:text/>
                        </w:sdtPr>
                        <w:sdtContent>
                          <w:del w:id="2" w:author="Info Desk" w:date="2026-05-21T08:08:00Z" w16du:dateUtc="2026-05-21T12:08:00Z">
                            <w:r w:rsidR="001221F0" w:rsidRPr="00C52445" w:rsidDel="001221F0">
                              <w:rPr>
                                <w:rFonts w:ascii="Cambria" w:eastAsiaTheme="majorEastAsia" w:hAnsi="Cambria" w:cstheme="majorHAnsi"/>
                                <w:b/>
                                <w:caps/>
                                <w:sz w:val="56"/>
                                <w:szCs w:val="56"/>
                              </w:rPr>
                              <w:delText>JGPC Cloud integrated Authentication with Posture check &amp; UAT</w:delText>
                            </w:r>
                          </w:del>
                          <w:ins w:id="3" w:author="Info Desk" w:date="2026-05-21T08:08:00Z" w16du:dateUtc="2026-05-21T12:08:00Z">
                            <w:r w:rsidR="001221F0" w:rsidRPr="00C52445">
                              <w:rPr>
                                <w:rFonts w:ascii="Cambria" w:eastAsiaTheme="majorEastAsia" w:hAnsi="Cambria" w:cstheme="majorHAnsi"/>
                                <w:b/>
                                <w:caps/>
                                <w:sz w:val="56"/>
                                <w:szCs w:val="56"/>
                              </w:rPr>
                              <w:t>Cloud integrated Authentication with Posture check &amp; UAT</w:t>
                            </w:r>
                          </w:ins>
                        </w:sdtContent>
                      </w:sdt>
                    </w:p>
                    <w:p w14:paraId="1CD85262" w14:textId="77777777" w:rsidR="00FC7327" w:rsidRPr="006A7ADD" w:rsidRDefault="00FC7327" w:rsidP="00C52445">
                      <w:pPr>
                        <w:pStyle w:val="NoSpacing"/>
                        <w:rPr>
                          <w:rFonts w:ascii="Rockwell Extra Bold" w:hAnsi="Rockwell Extra Bold"/>
                          <w:b/>
                          <w:bCs/>
                          <w:smallCaps/>
                          <w:sz w:val="68"/>
                          <w:szCs w:val="68"/>
                        </w:rPr>
                      </w:pPr>
                      <w:r w:rsidRPr="006A7ADD">
                        <w:rPr>
                          <w:rFonts w:asciiTheme="majorHAnsi" w:eastAsiaTheme="majorEastAsia" w:hAnsiTheme="majorHAnsi" w:cstheme="majorBidi"/>
                          <w:b/>
                          <w:caps/>
                          <w:sz w:val="68"/>
                          <w:szCs w:val="68"/>
                        </w:rPr>
                        <w:t xml:space="preserve"> </w:t>
                      </w:r>
                    </w:p>
                  </w:txbxContent>
                </v:textbox>
                <w10:wrap type="square" anchorx="page" anchory="page"/>
              </v:shape>
            </w:pict>
          </mc:Fallback>
        </mc:AlternateContent>
      </w:r>
      <w:del w:id="4" w:author="Info Desk" w:date="2026-05-21T08:08:00Z" w16du:dateUtc="2026-05-21T12:08:00Z">
        <w:r w:rsidDel="001221F0">
          <w:rPr>
            <w:noProof/>
            <w:sz w:val="2"/>
          </w:rPr>
          <w:drawing>
            <wp:anchor distT="0" distB="0" distL="114300" distR="114300" simplePos="0" relativeHeight="251659264" behindDoc="1" locked="0" layoutInCell="1" allowOverlap="1" wp14:anchorId="27B18999" wp14:editId="551B2E10">
              <wp:simplePos x="0" y="0"/>
              <wp:positionH relativeFrom="page">
                <wp:align>left</wp:align>
              </wp:positionH>
              <wp:positionV relativeFrom="paragraph">
                <wp:posOffset>-914400</wp:posOffset>
              </wp:positionV>
              <wp:extent cx="7797311" cy="10999177"/>
              <wp:effectExtent l="0" t="0" r="0" b="0"/>
              <wp:wrapNone/>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ckdrop2.png"/>
                      <pic:cNvPicPr/>
                    </pic:nvPicPr>
                    <pic:blipFill>
                      <a:blip r:embed="rId8">
                        <a:extLst>
                          <a:ext uri="{28A0092B-C50C-407E-A947-70E740481C1C}">
                            <a14:useLocalDpi xmlns:a14="http://schemas.microsoft.com/office/drawing/2010/main" val="0"/>
                          </a:ext>
                        </a:extLst>
                      </a:blip>
                      <a:stretch>
                        <a:fillRect/>
                      </a:stretch>
                    </pic:blipFill>
                    <pic:spPr>
                      <a:xfrm>
                        <a:off x="0" y="0"/>
                        <a:ext cx="7797311" cy="10999177"/>
                      </a:xfrm>
                      <a:prstGeom prst="rect">
                        <a:avLst/>
                      </a:prstGeom>
                    </pic:spPr>
                  </pic:pic>
                </a:graphicData>
              </a:graphic>
            </wp:anchor>
          </w:drawing>
        </w:r>
      </w:del>
    </w:p>
    <w:p w14:paraId="20C4623E" w14:textId="77777777" w:rsidR="00C52445" w:rsidRDefault="00C52445"/>
    <w:p w14:paraId="28F9AA35" w14:textId="53DC71B6" w:rsidR="00C52445" w:rsidRDefault="00C52445">
      <w:del w:id="5" w:author="Info Desk" w:date="2026-05-21T08:08:00Z" w16du:dateUtc="2026-05-21T12:08:00Z">
        <w:r w:rsidRPr="009A3386" w:rsidDel="001221F0">
          <w:rPr>
            <w:noProof/>
          </w:rPr>
          <w:drawing>
            <wp:anchor distT="0" distB="0" distL="114300" distR="114300" simplePos="0" relativeHeight="251661312" behindDoc="0" locked="0" layoutInCell="1" allowOverlap="1" wp14:anchorId="36DA2351" wp14:editId="4B033F17">
              <wp:simplePos x="0" y="0"/>
              <wp:positionH relativeFrom="column">
                <wp:posOffset>3457575</wp:posOffset>
              </wp:positionH>
              <wp:positionV relativeFrom="paragraph">
                <wp:posOffset>219075</wp:posOffset>
              </wp:positionV>
              <wp:extent cx="3150824" cy="1244906"/>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NETLOGO.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0824" cy="1244906"/>
                      </a:xfrm>
                      <a:prstGeom prst="rect">
                        <a:avLst/>
                      </a:prstGeom>
                    </pic:spPr>
                  </pic:pic>
                </a:graphicData>
              </a:graphic>
            </wp:anchor>
          </w:drawing>
        </w:r>
      </w:del>
    </w:p>
    <w:p w14:paraId="0D038A40" w14:textId="77777777" w:rsidR="00C52445" w:rsidRDefault="00C52445"/>
    <w:p w14:paraId="5BDB684E" w14:textId="77777777" w:rsidR="00C52445" w:rsidRDefault="00C52445"/>
    <w:p w14:paraId="0B3D54E0" w14:textId="77777777" w:rsidR="00C52445" w:rsidRDefault="00C52445"/>
    <w:p w14:paraId="4AEDD55D" w14:textId="77777777" w:rsidR="00C52445" w:rsidRDefault="00C52445">
      <w:r>
        <w:rPr>
          <w:noProof/>
          <w:sz w:val="2"/>
        </w:rPr>
        <mc:AlternateContent>
          <mc:Choice Requires="wps">
            <w:drawing>
              <wp:anchor distT="0" distB="0" distL="114300" distR="114300" simplePos="0" relativeHeight="251664384" behindDoc="0" locked="0" layoutInCell="1" allowOverlap="1" wp14:anchorId="62374D7C" wp14:editId="7EA48A46">
                <wp:simplePos x="0" y="0"/>
                <wp:positionH relativeFrom="page">
                  <wp:align>right</wp:align>
                </wp:positionH>
                <wp:positionV relativeFrom="page">
                  <wp:posOffset>6305550</wp:posOffset>
                </wp:positionV>
                <wp:extent cx="7772400" cy="400050"/>
                <wp:effectExtent l="0" t="0" r="19050" b="19050"/>
                <wp:wrapSquare wrapText="bothSides"/>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40005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138FA59" w14:textId="5AC8827A" w:rsidR="00FC7327" w:rsidRPr="00AF5315" w:rsidRDefault="00FC7327" w:rsidP="00C52445">
                            <w:pPr>
                              <w:pStyle w:val="NoSpacing"/>
                              <w:rPr>
                                <w:b/>
                                <w:bCs/>
                                <w:i/>
                                <w:iCs/>
                                <w:color w:val="000000" w:themeColor="text1"/>
                                <w:sz w:val="48"/>
                                <w:szCs w:val="48"/>
                              </w:rPr>
                            </w:pPr>
                            <w:r>
                              <w:rPr>
                                <w:b/>
                                <w:bCs/>
                                <w:i/>
                                <w:iCs/>
                                <w:color w:val="000000" w:themeColor="text1"/>
                                <w:sz w:val="48"/>
                                <w:szCs w:val="48"/>
                              </w:rPr>
                              <w:t xml:space="preserve">          Document No: </w:t>
                            </w:r>
                            <w:del w:id="6" w:author="Info Desk" w:date="2026-05-21T08:08:00Z" w16du:dateUtc="2026-05-21T12:08:00Z">
                              <w:r w:rsidDel="001221F0">
                                <w:rPr>
                                  <w:b/>
                                  <w:bCs/>
                                  <w:i/>
                                  <w:iCs/>
                                  <w:color w:val="000000" w:themeColor="text1"/>
                                  <w:sz w:val="48"/>
                                  <w:szCs w:val="48"/>
                                </w:rPr>
                                <w:delText xml:space="preserve">20Jul2019 </w:delText>
                              </w:r>
                            </w:del>
                            <w:ins w:id="7" w:author="Info Desk" w:date="2026-05-21T08:08:00Z" w16du:dateUtc="2026-05-21T12:08:00Z">
                              <w:r w:rsidR="001221F0">
                                <w:rPr>
                                  <w:b/>
                                  <w:bCs/>
                                  <w:i/>
                                  <w:iCs/>
                                  <w:color w:val="000000" w:themeColor="text1"/>
                                  <w:sz w:val="48"/>
                                  <w:szCs w:val="48"/>
                                </w:rPr>
                                <w:t>20Jul20</w:t>
                              </w:r>
                              <w:r w:rsidR="001221F0">
                                <w:rPr>
                                  <w:b/>
                                  <w:bCs/>
                                  <w:i/>
                                  <w:iCs/>
                                  <w:color w:val="000000" w:themeColor="text1"/>
                                  <w:sz w:val="48"/>
                                  <w:szCs w:val="48"/>
                                </w:rPr>
                                <w:t>25</w:t>
                              </w:r>
                              <w:r w:rsidR="001221F0">
                                <w:rPr>
                                  <w:b/>
                                  <w:bCs/>
                                  <w:i/>
                                  <w:iCs/>
                                  <w:color w:val="000000" w:themeColor="text1"/>
                                  <w:sz w:val="48"/>
                                  <w:szCs w:val="48"/>
                                </w:rPr>
                                <w:t xml:space="preserve"> </w:t>
                              </w:r>
                            </w:ins>
                            <w:r>
                              <w:rPr>
                                <w:b/>
                                <w:bCs/>
                                <w:i/>
                                <w:iCs/>
                                <w:color w:val="000000" w:themeColor="text1"/>
                                <w:sz w:val="48"/>
                                <w:szCs w:val="48"/>
                              </w:rPr>
                              <w:t>A</w:t>
                            </w:r>
                          </w:p>
                          <w:p w14:paraId="51E8ED57" w14:textId="77777777" w:rsidR="00FC7327" w:rsidRDefault="00FC7327" w:rsidP="00C52445"/>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2374D7C" id="Text Box 25" o:spid="_x0000_s1027" type="#_x0000_t202" style="position:absolute;margin-left:560.8pt;margin-top:496.5pt;width:612pt;height:31.5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" fillcolor="#4472c4 [3204]" strokecolor="white [3201]" strokeweight="1.5pt">
                <v:path arrowok="t"/>
                <v:textbox inset="126pt,0,54pt,0">
                  <w:txbxContent>
                    <w:p w14:paraId="1138FA59" w14:textId="5AC8827A" w:rsidR="00FC7327" w:rsidRPr="00AF5315" w:rsidRDefault="00FC7327" w:rsidP="00C52445">
                      <w:pPr>
                        <w:pStyle w:val="NoSpacing"/>
                        <w:rPr>
                          <w:b/>
                          <w:bCs/>
                          <w:i/>
                          <w:iCs/>
                          <w:color w:val="000000" w:themeColor="text1"/>
                          <w:sz w:val="48"/>
                          <w:szCs w:val="48"/>
                        </w:rPr>
                      </w:pPr>
                      <w:r>
                        <w:rPr>
                          <w:b/>
                          <w:bCs/>
                          <w:i/>
                          <w:iCs/>
                          <w:color w:val="000000" w:themeColor="text1"/>
                          <w:sz w:val="48"/>
                          <w:szCs w:val="48"/>
                        </w:rPr>
                        <w:t xml:space="preserve">          Document No: </w:t>
                      </w:r>
                      <w:del w:id="8" w:author="Info Desk" w:date="2026-05-21T08:08:00Z" w16du:dateUtc="2026-05-21T12:08:00Z">
                        <w:r w:rsidDel="001221F0">
                          <w:rPr>
                            <w:b/>
                            <w:bCs/>
                            <w:i/>
                            <w:iCs/>
                            <w:color w:val="000000" w:themeColor="text1"/>
                            <w:sz w:val="48"/>
                            <w:szCs w:val="48"/>
                          </w:rPr>
                          <w:delText xml:space="preserve">20Jul2019 </w:delText>
                        </w:r>
                      </w:del>
                      <w:ins w:id="9" w:author="Info Desk" w:date="2026-05-21T08:08:00Z" w16du:dateUtc="2026-05-21T12:08:00Z">
                        <w:r w:rsidR="001221F0">
                          <w:rPr>
                            <w:b/>
                            <w:bCs/>
                            <w:i/>
                            <w:iCs/>
                            <w:color w:val="000000" w:themeColor="text1"/>
                            <w:sz w:val="48"/>
                            <w:szCs w:val="48"/>
                          </w:rPr>
                          <w:t>20Jul20</w:t>
                        </w:r>
                        <w:r w:rsidR="001221F0">
                          <w:rPr>
                            <w:b/>
                            <w:bCs/>
                            <w:i/>
                            <w:iCs/>
                            <w:color w:val="000000" w:themeColor="text1"/>
                            <w:sz w:val="48"/>
                            <w:szCs w:val="48"/>
                          </w:rPr>
                          <w:t>25</w:t>
                        </w:r>
                        <w:r w:rsidR="001221F0">
                          <w:rPr>
                            <w:b/>
                            <w:bCs/>
                            <w:i/>
                            <w:iCs/>
                            <w:color w:val="000000" w:themeColor="text1"/>
                            <w:sz w:val="48"/>
                            <w:szCs w:val="48"/>
                          </w:rPr>
                          <w:t xml:space="preserve"> </w:t>
                        </w:r>
                      </w:ins>
                      <w:r>
                        <w:rPr>
                          <w:b/>
                          <w:bCs/>
                          <w:i/>
                          <w:iCs/>
                          <w:color w:val="000000" w:themeColor="text1"/>
                          <w:sz w:val="48"/>
                          <w:szCs w:val="48"/>
                        </w:rPr>
                        <w:t>A</w:t>
                      </w:r>
                    </w:p>
                    <w:p w14:paraId="51E8ED57" w14:textId="77777777" w:rsidR="00FC7327" w:rsidRDefault="00FC7327" w:rsidP="00C52445"/>
                  </w:txbxContent>
                </v:textbox>
                <w10:wrap type="square" anchorx="page" anchory="page"/>
              </v:shape>
            </w:pict>
          </mc:Fallback>
        </mc:AlternateContent>
      </w:r>
      <w:r>
        <w:rPr>
          <w:noProof/>
          <w:sz w:val="2"/>
        </w:rPr>
        <mc:AlternateContent>
          <mc:Choice Requires="wps">
            <w:drawing>
              <wp:anchor distT="0" distB="0" distL="114300" distR="114300" simplePos="0" relativeHeight="251663360" behindDoc="0" locked="0" layoutInCell="1" allowOverlap="1" wp14:anchorId="0959A5C8" wp14:editId="4F3990FE">
                <wp:simplePos x="0" y="0"/>
                <wp:positionH relativeFrom="page">
                  <wp:align>right</wp:align>
                </wp:positionH>
                <wp:positionV relativeFrom="page">
                  <wp:posOffset>5420360</wp:posOffset>
                </wp:positionV>
                <wp:extent cx="7772400" cy="866140"/>
                <wp:effectExtent l="0" t="0" r="0" b="0"/>
                <wp:wrapSquare wrapText="bothSides"/>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86614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6BEBFD0" w14:textId="77777777" w:rsidR="00FC7327" w:rsidRDefault="00FC7327" w:rsidP="00C52445">
                            <w:pPr>
                              <w:rPr>
                                <w:rFonts w:ascii="Tahoma" w:hAnsi="Tahoma" w:cs="Tahoma"/>
                                <w:b/>
                                <w:bCs/>
                                <w:sz w:val="30"/>
                                <w:szCs w:val="30"/>
                              </w:rPr>
                            </w:pPr>
                          </w:p>
                          <w:p w14:paraId="3ED18E2A" w14:textId="77777777" w:rsidR="00FC7327" w:rsidRPr="006A7ADD" w:rsidRDefault="00000000" w:rsidP="00C52445">
                            <w:pPr>
                              <w:rPr>
                                <w:sz w:val="36"/>
                                <w:szCs w:val="36"/>
                              </w:rPr>
                            </w:pPr>
                            <w:sdt>
                              <w:sdtPr>
                                <w:rPr>
                                  <w:rFonts w:asciiTheme="majorHAnsi" w:eastAsiaTheme="majorEastAsia" w:hAnsiTheme="majorHAnsi" w:cstheme="majorBidi"/>
                                  <w:b/>
                                  <w:caps/>
                                  <w:sz w:val="36"/>
                                  <w:szCs w:val="36"/>
                                </w:rPr>
                                <w:alias w:val="Subtitle"/>
                                <w:tag w:val=""/>
                                <w:id w:val="-138111948"/>
                                <w:dataBinding w:prefixMappings="xmlns:ns0='http://purl.org/dc/elements/1.1/' xmlns:ns1='http://schemas.openxmlformats.org/package/2006/metadata/core-properties' " w:xpath="/ns1:coreProperties[1]/ns0:subject[1]" w:storeItemID="{6C3C8BC8-F283-45AE-878A-BAB7291924A1}"/>
                                <w:text/>
                              </w:sdtPr>
                              <w:sdtContent>
                                <w:r w:rsidR="00FC7327">
                                  <w:rPr>
                                    <w:rFonts w:asciiTheme="majorHAnsi" w:eastAsiaTheme="majorEastAsia" w:hAnsiTheme="majorHAnsi" w:cstheme="majorBidi"/>
                                    <w:b/>
                                    <w:caps/>
                                    <w:sz w:val="36"/>
                                    <w:szCs w:val="36"/>
                                  </w:rPr>
                                  <w:t>AUTHENTICATION WITH POSTURE UAT Document</w:t>
                                </w:r>
                              </w:sdtContent>
                            </w:sdt>
                          </w:p>
                          <w:p w14:paraId="0847C7EA" w14:textId="77777777" w:rsidR="00FC7327" w:rsidRPr="009A3386" w:rsidRDefault="00FC7327" w:rsidP="00C52445"/>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59A5C8" id="Text Box 23" o:spid="_x0000_s1028" type="#_x0000_t202" style="position:absolute;margin-left:560.8pt;margin-top:426.8pt;width:612pt;height:68.2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" fillcolor="#4472c4 [3204]" stroked="f">
                <v:fill opacity="32896f"/>
                <v:textbox inset="126pt,0,54pt,0">
                  <w:txbxContent>
                    <w:p w14:paraId="66BEBFD0" w14:textId="77777777" w:rsidR="00FC7327" w:rsidRDefault="00FC7327" w:rsidP="00C52445">
                      <w:pPr>
                        <w:rPr>
                          <w:rFonts w:ascii="Tahoma" w:hAnsi="Tahoma" w:cs="Tahoma"/>
                          <w:b/>
                          <w:bCs/>
                          <w:sz w:val="30"/>
                          <w:szCs w:val="30"/>
                        </w:rPr>
                      </w:pPr>
                    </w:p>
                    <w:p w14:paraId="3ED18E2A" w14:textId="77777777" w:rsidR="00FC7327" w:rsidRPr="006A7ADD" w:rsidRDefault="00FC7327" w:rsidP="00C52445">
                      <w:pPr>
                        <w:rPr>
                          <w:sz w:val="36"/>
                          <w:szCs w:val="36"/>
                        </w:rPr>
                      </w:pPr>
                      <w:sdt>
                        <w:sdtPr>
                          <w:rPr>
                            <w:rFonts w:asciiTheme="majorHAnsi" w:eastAsiaTheme="majorEastAsia" w:hAnsiTheme="majorHAnsi" w:cstheme="majorBidi"/>
                            <w:b/>
                            <w:caps/>
                            <w:sz w:val="36"/>
                            <w:szCs w:val="36"/>
                          </w:rPr>
                          <w:alias w:val="Subtitle"/>
                          <w:tag w:val=""/>
                          <w:id w:val="-138111948"/>
                          <w:dataBinding w:prefixMappings="xmlns:ns0='http://purl.org/dc/elements/1.1/' xmlns:ns1='http://schemas.openxmlformats.org/package/2006/metadata/core-properties' " w:xpath="/ns1:coreProperties[1]/ns0:subject[1]" w:storeItemID="{6C3C8BC8-F283-45AE-878A-BAB7291924A1}"/>
                          <w:text/>
                        </w:sdtPr>
                        <w:sdtContent>
                          <w:r>
                            <w:rPr>
                              <w:rFonts w:asciiTheme="majorHAnsi" w:eastAsiaTheme="majorEastAsia" w:hAnsiTheme="majorHAnsi" w:cstheme="majorBidi"/>
                              <w:b/>
                              <w:caps/>
                              <w:sz w:val="36"/>
                              <w:szCs w:val="36"/>
                            </w:rPr>
                            <w:t>AUTHENTICATION WITH POSTURE UAT Document</w:t>
                          </w:r>
                        </w:sdtContent>
                      </w:sdt>
                    </w:p>
                    <w:p w14:paraId="0847C7EA" w14:textId="77777777" w:rsidR="00FC7327" w:rsidRPr="009A3386" w:rsidRDefault="00FC7327" w:rsidP="00C52445"/>
                  </w:txbxContent>
                </v:textbox>
                <w10:wrap type="square" anchorx="page" anchory="page"/>
              </v:shape>
            </w:pict>
          </mc:Fallback>
        </mc:AlternateContent>
      </w:r>
    </w:p>
    <w:p w14:paraId="211F2F46" w14:textId="77777777" w:rsidR="00C52445" w:rsidRDefault="00C52445"/>
    <w:p w14:paraId="446545C7" w14:textId="77777777" w:rsidR="00C52445" w:rsidRDefault="00C52445"/>
    <w:p w14:paraId="7C32C9B7" w14:textId="77777777" w:rsidR="00C52445" w:rsidRDefault="00C52445"/>
    <w:p w14:paraId="43717D4C" w14:textId="77777777" w:rsidR="00C52445" w:rsidRDefault="00C52445" w:rsidP="00C52445">
      <w:pPr>
        <w:tabs>
          <w:tab w:val="left" w:pos="5745"/>
        </w:tabs>
      </w:pPr>
      <w:r>
        <w:tab/>
      </w:r>
    </w:p>
    <w:p w14:paraId="73E0A459" w14:textId="77777777" w:rsidR="00C52445" w:rsidRDefault="00C52445"/>
    <w:p w14:paraId="0C0DDF13" w14:textId="77777777" w:rsidR="00C52445" w:rsidRDefault="00C52445"/>
    <w:p w14:paraId="0B338F62" w14:textId="77777777" w:rsidR="00C52445" w:rsidRDefault="00C52445"/>
    <w:p w14:paraId="54104DE9" w14:textId="77777777" w:rsidR="00C52445" w:rsidRDefault="00C52445"/>
    <w:p w14:paraId="1089BD0A" w14:textId="77777777" w:rsidR="003A20B3" w:rsidRDefault="00650B28">
      <w:r>
        <w:lastRenderedPageBreak/>
        <w:t>Document Control</w:t>
      </w:r>
    </w:p>
    <w:tbl>
      <w:tblPr>
        <w:tblStyle w:val="TableGrid"/>
        <w:tblW w:w="0" w:type="auto"/>
        <w:tblLook w:val="04A0" w:firstRow="1" w:lastRow="0" w:firstColumn="1" w:lastColumn="0" w:noHBand="0" w:noVBand="1"/>
      </w:tblPr>
      <w:tblGrid>
        <w:gridCol w:w="3116"/>
        <w:gridCol w:w="3117"/>
        <w:gridCol w:w="3117"/>
      </w:tblGrid>
      <w:tr w:rsidR="00650B28" w14:paraId="71BFD8B7" w14:textId="77777777" w:rsidTr="00650B28">
        <w:tc>
          <w:tcPr>
            <w:tcW w:w="3116" w:type="dxa"/>
          </w:tcPr>
          <w:p w14:paraId="0F25D07F" w14:textId="77777777" w:rsidR="00650B28" w:rsidRPr="003A3F39" w:rsidRDefault="00650B28">
            <w:pPr>
              <w:rPr>
                <w:b/>
              </w:rPr>
            </w:pPr>
            <w:r w:rsidRPr="003A3F39">
              <w:rPr>
                <w:b/>
              </w:rPr>
              <w:t xml:space="preserve">Action </w:t>
            </w:r>
          </w:p>
        </w:tc>
        <w:tc>
          <w:tcPr>
            <w:tcW w:w="3117" w:type="dxa"/>
          </w:tcPr>
          <w:p w14:paraId="38BC63E4" w14:textId="77777777" w:rsidR="00650B28" w:rsidRPr="003A3F39" w:rsidRDefault="00650B28">
            <w:pPr>
              <w:rPr>
                <w:b/>
              </w:rPr>
            </w:pPr>
            <w:r w:rsidRPr="003A3F39">
              <w:rPr>
                <w:b/>
              </w:rPr>
              <w:t>Name</w:t>
            </w:r>
          </w:p>
        </w:tc>
        <w:tc>
          <w:tcPr>
            <w:tcW w:w="3117" w:type="dxa"/>
          </w:tcPr>
          <w:p w14:paraId="2E50EDCF" w14:textId="77777777" w:rsidR="00650B28" w:rsidRPr="003A3F39" w:rsidRDefault="00650B28">
            <w:pPr>
              <w:rPr>
                <w:b/>
              </w:rPr>
            </w:pPr>
            <w:r w:rsidRPr="003A3F39">
              <w:rPr>
                <w:b/>
              </w:rPr>
              <w:t>Date</w:t>
            </w:r>
          </w:p>
        </w:tc>
      </w:tr>
      <w:tr w:rsidR="00650B28" w14:paraId="5E7A2C9F" w14:textId="77777777" w:rsidTr="00650B28">
        <w:tc>
          <w:tcPr>
            <w:tcW w:w="3116" w:type="dxa"/>
          </w:tcPr>
          <w:p w14:paraId="67E9DF5C" w14:textId="77777777" w:rsidR="00650B28" w:rsidRDefault="00760DBF">
            <w:r>
              <w:t>Author</w:t>
            </w:r>
          </w:p>
        </w:tc>
        <w:tc>
          <w:tcPr>
            <w:tcW w:w="3117" w:type="dxa"/>
          </w:tcPr>
          <w:p w14:paraId="122AC86E" w14:textId="5792EF27" w:rsidR="00650B28" w:rsidRDefault="007D132F">
            <w:del w:id="10" w:author="Info Desk" w:date="2026-05-21T08:09:00Z" w16du:dateUtc="2026-05-21T12:09:00Z">
              <w:r w:rsidDel="001221F0">
                <w:delText>Godfrey Sigamonie / Bipin Sinhaa</w:delText>
              </w:r>
            </w:del>
          </w:p>
        </w:tc>
        <w:tc>
          <w:tcPr>
            <w:tcW w:w="3117" w:type="dxa"/>
          </w:tcPr>
          <w:p w14:paraId="0E57EF0B" w14:textId="77777777" w:rsidR="00650B28" w:rsidRDefault="00E76110">
            <w:r>
              <w:t>28</w:t>
            </w:r>
            <w:r w:rsidR="00A34D50" w:rsidRPr="00A34D50">
              <w:rPr>
                <w:vertAlign w:val="superscript"/>
              </w:rPr>
              <w:t>th</w:t>
            </w:r>
            <w:r w:rsidR="00A34D50">
              <w:t xml:space="preserve"> June</w:t>
            </w:r>
            <w:r w:rsidR="007D132F">
              <w:t xml:space="preserve"> 2019</w:t>
            </w:r>
          </w:p>
        </w:tc>
      </w:tr>
      <w:tr w:rsidR="00C41B9E" w14:paraId="1AD8FB39" w14:textId="77777777" w:rsidTr="00650B28">
        <w:tc>
          <w:tcPr>
            <w:tcW w:w="3116" w:type="dxa"/>
          </w:tcPr>
          <w:p w14:paraId="100EAF60" w14:textId="77777777" w:rsidR="00C41B9E" w:rsidRDefault="009D4CCC">
            <w:r>
              <w:t xml:space="preserve">Author </w:t>
            </w:r>
          </w:p>
        </w:tc>
        <w:tc>
          <w:tcPr>
            <w:tcW w:w="3117" w:type="dxa"/>
          </w:tcPr>
          <w:p w14:paraId="1E6AA0A9" w14:textId="3AED9AE3" w:rsidR="00C41B9E" w:rsidRDefault="009D4CCC">
            <w:del w:id="11" w:author="Info Desk" w:date="2026-05-21T08:09:00Z" w16du:dateUtc="2026-05-21T12:09:00Z">
              <w:r w:rsidDel="001221F0">
                <w:delText>SYED SAJID</w:delText>
              </w:r>
            </w:del>
          </w:p>
        </w:tc>
        <w:tc>
          <w:tcPr>
            <w:tcW w:w="3117" w:type="dxa"/>
          </w:tcPr>
          <w:p w14:paraId="7BA2425E" w14:textId="77777777" w:rsidR="009D4CCC" w:rsidRDefault="009D4CCC" w:rsidP="00C41B9E">
            <w:r>
              <w:t>20</w:t>
            </w:r>
            <w:r w:rsidRPr="009D4CCC">
              <w:rPr>
                <w:vertAlign w:val="superscript"/>
              </w:rPr>
              <w:t>th</w:t>
            </w:r>
            <w:r>
              <w:t xml:space="preserve"> July 2019</w:t>
            </w:r>
          </w:p>
        </w:tc>
      </w:tr>
      <w:tr w:rsidR="00FD44ED" w14:paraId="3F7DF052" w14:textId="77777777" w:rsidTr="00650B28">
        <w:tc>
          <w:tcPr>
            <w:tcW w:w="3116" w:type="dxa"/>
          </w:tcPr>
          <w:p w14:paraId="112A82EA" w14:textId="77777777" w:rsidR="00FD44ED" w:rsidRDefault="00FD44ED" w:rsidP="00FD44ED"/>
        </w:tc>
        <w:tc>
          <w:tcPr>
            <w:tcW w:w="3117" w:type="dxa"/>
          </w:tcPr>
          <w:p w14:paraId="26ED103E" w14:textId="77777777" w:rsidR="00FD44ED" w:rsidRDefault="00FD44ED" w:rsidP="00FD44ED"/>
        </w:tc>
        <w:tc>
          <w:tcPr>
            <w:tcW w:w="3117" w:type="dxa"/>
          </w:tcPr>
          <w:p w14:paraId="6F94EE11" w14:textId="77777777" w:rsidR="00FD44ED" w:rsidRDefault="00FD44ED" w:rsidP="00FD44ED"/>
        </w:tc>
      </w:tr>
    </w:tbl>
    <w:p w14:paraId="5D79543A" w14:textId="77777777" w:rsidR="003A3F39" w:rsidRDefault="003A3F39">
      <w:r>
        <w:t xml:space="preserve">Version </w:t>
      </w:r>
    </w:p>
    <w:tbl>
      <w:tblPr>
        <w:tblStyle w:val="TableGrid"/>
        <w:tblW w:w="0" w:type="auto"/>
        <w:tblLook w:val="04A0" w:firstRow="1" w:lastRow="0" w:firstColumn="1" w:lastColumn="0" w:noHBand="0" w:noVBand="1"/>
      </w:tblPr>
      <w:tblGrid>
        <w:gridCol w:w="1870"/>
        <w:gridCol w:w="1870"/>
        <w:gridCol w:w="1870"/>
        <w:gridCol w:w="1870"/>
        <w:gridCol w:w="1870"/>
        <w:tblGridChange w:id="12">
          <w:tblGrid>
            <w:gridCol w:w="1870"/>
            <w:gridCol w:w="1870"/>
            <w:gridCol w:w="1870"/>
            <w:gridCol w:w="1870"/>
            <w:gridCol w:w="1870"/>
          </w:tblGrid>
        </w:tblGridChange>
      </w:tblGrid>
      <w:tr w:rsidR="003A3F39" w14:paraId="77EA0433" w14:textId="77777777" w:rsidTr="003A3F39">
        <w:tc>
          <w:tcPr>
            <w:tcW w:w="1870" w:type="dxa"/>
          </w:tcPr>
          <w:p w14:paraId="12A11821" w14:textId="77777777" w:rsidR="003A3F39" w:rsidRPr="000E0F9A" w:rsidRDefault="003A3F39">
            <w:pPr>
              <w:rPr>
                <w:b/>
              </w:rPr>
            </w:pPr>
            <w:r w:rsidRPr="000E0F9A">
              <w:rPr>
                <w:b/>
              </w:rPr>
              <w:t>Version</w:t>
            </w:r>
          </w:p>
        </w:tc>
        <w:tc>
          <w:tcPr>
            <w:tcW w:w="1870" w:type="dxa"/>
          </w:tcPr>
          <w:p w14:paraId="49276269" w14:textId="77777777" w:rsidR="003A3F39" w:rsidRPr="000E0F9A" w:rsidRDefault="003A3F39">
            <w:pPr>
              <w:rPr>
                <w:b/>
              </w:rPr>
            </w:pPr>
            <w:r w:rsidRPr="000E0F9A">
              <w:rPr>
                <w:b/>
              </w:rPr>
              <w:t>Date</w:t>
            </w:r>
          </w:p>
        </w:tc>
        <w:tc>
          <w:tcPr>
            <w:tcW w:w="1870" w:type="dxa"/>
          </w:tcPr>
          <w:p w14:paraId="06F7275F" w14:textId="77777777" w:rsidR="003A3F39" w:rsidRPr="000E0F9A" w:rsidRDefault="003A3F39">
            <w:pPr>
              <w:rPr>
                <w:b/>
              </w:rPr>
            </w:pPr>
            <w:r w:rsidRPr="000E0F9A">
              <w:rPr>
                <w:b/>
              </w:rPr>
              <w:t>Change</w:t>
            </w:r>
          </w:p>
        </w:tc>
        <w:tc>
          <w:tcPr>
            <w:tcW w:w="1870" w:type="dxa"/>
          </w:tcPr>
          <w:p w14:paraId="52AE1717" w14:textId="77777777" w:rsidR="003A3F39" w:rsidRPr="000E0F9A" w:rsidRDefault="003A3F39">
            <w:pPr>
              <w:rPr>
                <w:b/>
              </w:rPr>
            </w:pPr>
            <w:r w:rsidRPr="000E0F9A">
              <w:rPr>
                <w:b/>
              </w:rPr>
              <w:t>Affected Pages</w:t>
            </w:r>
          </w:p>
        </w:tc>
        <w:tc>
          <w:tcPr>
            <w:tcW w:w="1870" w:type="dxa"/>
          </w:tcPr>
          <w:p w14:paraId="7BB8B44E" w14:textId="77777777" w:rsidR="003A3F39" w:rsidRPr="000E0F9A" w:rsidRDefault="003A3F39">
            <w:pPr>
              <w:rPr>
                <w:b/>
              </w:rPr>
            </w:pPr>
            <w:r w:rsidRPr="000E0F9A">
              <w:rPr>
                <w:b/>
              </w:rPr>
              <w:t>Remark</w:t>
            </w:r>
          </w:p>
        </w:tc>
      </w:tr>
      <w:tr w:rsidR="003A3F39" w14:paraId="356CA254" w14:textId="77777777" w:rsidTr="003A3F39">
        <w:tc>
          <w:tcPr>
            <w:tcW w:w="1870" w:type="dxa"/>
          </w:tcPr>
          <w:p w14:paraId="67B02012" w14:textId="77777777" w:rsidR="003A3F39" w:rsidRDefault="00192CCD">
            <w:r>
              <w:t>1.0</w:t>
            </w:r>
          </w:p>
        </w:tc>
        <w:tc>
          <w:tcPr>
            <w:tcW w:w="1870" w:type="dxa"/>
          </w:tcPr>
          <w:p w14:paraId="6ACB4301" w14:textId="0FDC1E89" w:rsidR="003A3F39" w:rsidRDefault="00C41F68">
            <w:del w:id="13" w:author="Info Desk" w:date="2026-05-21T08:09:00Z" w16du:dateUtc="2026-05-21T12:09:00Z">
              <w:r w:rsidDel="001221F0">
                <w:delText>28</w:delText>
              </w:r>
              <w:r w:rsidR="00192CCD" w:rsidRPr="00A34D50" w:rsidDel="001221F0">
                <w:rPr>
                  <w:vertAlign w:val="superscript"/>
                </w:rPr>
                <w:delText>th</w:delText>
              </w:r>
              <w:r w:rsidR="00192CCD" w:rsidDel="001221F0">
                <w:delText xml:space="preserve"> June 2019</w:delText>
              </w:r>
            </w:del>
          </w:p>
        </w:tc>
        <w:tc>
          <w:tcPr>
            <w:tcW w:w="1870" w:type="dxa"/>
          </w:tcPr>
          <w:p w14:paraId="12D66FDB" w14:textId="77777777" w:rsidR="003A3F39" w:rsidRDefault="003A3F39"/>
        </w:tc>
        <w:tc>
          <w:tcPr>
            <w:tcW w:w="1870" w:type="dxa"/>
          </w:tcPr>
          <w:p w14:paraId="478DED04" w14:textId="77777777" w:rsidR="003A3F39" w:rsidRDefault="003A3F39"/>
        </w:tc>
        <w:tc>
          <w:tcPr>
            <w:tcW w:w="1870" w:type="dxa"/>
          </w:tcPr>
          <w:p w14:paraId="2ACA7EBB" w14:textId="77777777" w:rsidR="003A3F39" w:rsidRDefault="003A3F39"/>
        </w:tc>
      </w:tr>
      <w:tr w:rsidR="00C41B9E" w14:paraId="74439179" w14:textId="77777777" w:rsidTr="001221F0">
        <w:tblPrEx>
          <w:tblW w:w="0" w:type="auto"/>
          <w:tblPrExChange w:id="14" w:author="Info Desk" w:date="2026-05-21T08:09:00Z" w16du:dateUtc="2026-05-21T12:09:00Z">
            <w:tblPrEx>
              <w:tblW w:w="0" w:type="auto"/>
            </w:tblPrEx>
          </w:tblPrExChange>
        </w:tblPrEx>
        <w:trPr>
          <w:trHeight w:val="70"/>
        </w:trPr>
        <w:tc>
          <w:tcPr>
            <w:tcW w:w="1870" w:type="dxa"/>
            <w:tcPrChange w:id="15" w:author="Info Desk" w:date="2026-05-21T08:09:00Z" w16du:dateUtc="2026-05-21T12:09:00Z">
              <w:tcPr>
                <w:tcW w:w="1870" w:type="dxa"/>
              </w:tcPr>
            </w:tcPrChange>
          </w:tcPr>
          <w:p w14:paraId="239C348D" w14:textId="77777777" w:rsidR="00C41B9E" w:rsidRDefault="00317A17">
            <w:r>
              <w:t>2.0</w:t>
            </w:r>
          </w:p>
        </w:tc>
        <w:tc>
          <w:tcPr>
            <w:tcW w:w="1870" w:type="dxa"/>
            <w:tcPrChange w:id="16" w:author="Info Desk" w:date="2026-05-21T08:09:00Z" w16du:dateUtc="2026-05-21T12:09:00Z">
              <w:tcPr>
                <w:tcW w:w="1870" w:type="dxa"/>
              </w:tcPr>
            </w:tcPrChange>
          </w:tcPr>
          <w:p w14:paraId="3A98DC5D" w14:textId="4ECC25B6" w:rsidR="00C41B9E" w:rsidRDefault="00317A17">
            <w:del w:id="17" w:author="Info Desk" w:date="2026-05-21T08:09:00Z" w16du:dateUtc="2026-05-21T12:09:00Z">
              <w:r w:rsidDel="001221F0">
                <w:delText>18</w:delText>
              </w:r>
              <w:r w:rsidRPr="00317A17" w:rsidDel="001221F0">
                <w:rPr>
                  <w:vertAlign w:val="superscript"/>
                </w:rPr>
                <w:delText>th</w:delText>
              </w:r>
              <w:r w:rsidDel="001221F0">
                <w:delText xml:space="preserve"> July 2019</w:delText>
              </w:r>
            </w:del>
          </w:p>
        </w:tc>
        <w:tc>
          <w:tcPr>
            <w:tcW w:w="1870" w:type="dxa"/>
            <w:tcPrChange w:id="18" w:author="Info Desk" w:date="2026-05-21T08:09:00Z" w16du:dateUtc="2026-05-21T12:09:00Z">
              <w:tcPr>
                <w:tcW w:w="1870" w:type="dxa"/>
              </w:tcPr>
            </w:tcPrChange>
          </w:tcPr>
          <w:p w14:paraId="154ABF25" w14:textId="77777777" w:rsidR="00C41B9E" w:rsidRDefault="00317A17">
            <w:r>
              <w:t xml:space="preserve">Updated in ISE </w:t>
            </w:r>
          </w:p>
        </w:tc>
        <w:tc>
          <w:tcPr>
            <w:tcW w:w="1870" w:type="dxa"/>
            <w:tcPrChange w:id="19" w:author="Info Desk" w:date="2026-05-21T08:09:00Z" w16du:dateUtc="2026-05-21T12:09:00Z">
              <w:tcPr>
                <w:tcW w:w="1870" w:type="dxa"/>
              </w:tcPr>
            </w:tcPrChange>
          </w:tcPr>
          <w:p w14:paraId="6F939C5F" w14:textId="77777777" w:rsidR="00C41B9E" w:rsidRDefault="00C41B9E"/>
        </w:tc>
        <w:tc>
          <w:tcPr>
            <w:tcW w:w="1870" w:type="dxa"/>
            <w:tcPrChange w:id="20" w:author="Info Desk" w:date="2026-05-21T08:09:00Z" w16du:dateUtc="2026-05-21T12:09:00Z">
              <w:tcPr>
                <w:tcW w:w="1870" w:type="dxa"/>
              </w:tcPr>
            </w:tcPrChange>
          </w:tcPr>
          <w:p w14:paraId="0CE2CF9E" w14:textId="77777777" w:rsidR="00C41B9E" w:rsidRDefault="00C41B9E"/>
        </w:tc>
      </w:tr>
      <w:tr w:rsidR="009D4CCC" w14:paraId="4928F6B2" w14:textId="77777777" w:rsidTr="003A3F39">
        <w:tc>
          <w:tcPr>
            <w:tcW w:w="1870" w:type="dxa"/>
          </w:tcPr>
          <w:p w14:paraId="5F30CE2F" w14:textId="77777777" w:rsidR="009D4CCC" w:rsidRDefault="009D4CCC">
            <w:r>
              <w:t>3.0</w:t>
            </w:r>
          </w:p>
        </w:tc>
        <w:tc>
          <w:tcPr>
            <w:tcW w:w="1870" w:type="dxa"/>
          </w:tcPr>
          <w:p w14:paraId="6E62CB65" w14:textId="37C7D20F" w:rsidR="009D4CCC" w:rsidRDefault="009D4CCC">
            <w:del w:id="21" w:author="Info Desk" w:date="2026-05-21T08:09:00Z" w16du:dateUtc="2026-05-21T12:09:00Z">
              <w:r w:rsidDel="001221F0">
                <w:delText>20</w:delText>
              </w:r>
              <w:r w:rsidRPr="009D4CCC" w:rsidDel="001221F0">
                <w:rPr>
                  <w:vertAlign w:val="superscript"/>
                </w:rPr>
                <w:delText>th</w:delText>
              </w:r>
              <w:r w:rsidDel="001221F0">
                <w:delText xml:space="preserve"> July 2019</w:delText>
              </w:r>
            </w:del>
          </w:p>
        </w:tc>
        <w:tc>
          <w:tcPr>
            <w:tcW w:w="1870" w:type="dxa"/>
          </w:tcPr>
          <w:p w14:paraId="5F21D83A" w14:textId="77777777" w:rsidR="009D4CCC" w:rsidRDefault="009D4CCC">
            <w:r>
              <w:t>Updated</w:t>
            </w:r>
          </w:p>
        </w:tc>
        <w:tc>
          <w:tcPr>
            <w:tcW w:w="1870" w:type="dxa"/>
          </w:tcPr>
          <w:p w14:paraId="307110B3" w14:textId="77777777" w:rsidR="009D4CCC" w:rsidRDefault="009D4CCC"/>
        </w:tc>
        <w:tc>
          <w:tcPr>
            <w:tcW w:w="1870" w:type="dxa"/>
          </w:tcPr>
          <w:p w14:paraId="7C9A5E84" w14:textId="77777777" w:rsidR="009D4CCC" w:rsidRDefault="009D4CCC"/>
        </w:tc>
      </w:tr>
    </w:tbl>
    <w:p w14:paraId="438CF789" w14:textId="77777777" w:rsidR="003A3F39" w:rsidRDefault="003A3F39"/>
    <w:p w14:paraId="120119B1" w14:textId="77777777" w:rsidR="003A3F39" w:rsidRDefault="001243DA">
      <w:r>
        <w:t>Distribution List</w:t>
      </w:r>
    </w:p>
    <w:tbl>
      <w:tblPr>
        <w:tblStyle w:val="TableGrid"/>
        <w:tblW w:w="0" w:type="auto"/>
        <w:tblLook w:val="04A0" w:firstRow="1" w:lastRow="0" w:firstColumn="1" w:lastColumn="0" w:noHBand="0" w:noVBand="1"/>
      </w:tblPr>
      <w:tblGrid>
        <w:gridCol w:w="3116"/>
        <w:gridCol w:w="3117"/>
        <w:gridCol w:w="3117"/>
      </w:tblGrid>
      <w:tr w:rsidR="001243DA" w14:paraId="44BE9EAB" w14:textId="77777777" w:rsidTr="001243DA">
        <w:tc>
          <w:tcPr>
            <w:tcW w:w="3116" w:type="dxa"/>
          </w:tcPr>
          <w:p w14:paraId="4F434363" w14:textId="77777777" w:rsidR="001243DA" w:rsidRDefault="001243DA">
            <w:r>
              <w:t>Name</w:t>
            </w:r>
          </w:p>
        </w:tc>
        <w:tc>
          <w:tcPr>
            <w:tcW w:w="3117" w:type="dxa"/>
          </w:tcPr>
          <w:p w14:paraId="627D0D9F" w14:textId="77777777" w:rsidR="001243DA" w:rsidRDefault="001243DA">
            <w:r>
              <w:t>Organization</w:t>
            </w:r>
          </w:p>
        </w:tc>
        <w:tc>
          <w:tcPr>
            <w:tcW w:w="3117" w:type="dxa"/>
          </w:tcPr>
          <w:p w14:paraId="728072BD" w14:textId="77777777" w:rsidR="001243DA" w:rsidRDefault="001243DA">
            <w:r>
              <w:t>Title</w:t>
            </w:r>
          </w:p>
        </w:tc>
      </w:tr>
      <w:tr w:rsidR="001243DA" w14:paraId="50F6606B" w14:textId="77777777" w:rsidTr="001243DA">
        <w:tc>
          <w:tcPr>
            <w:tcW w:w="3116" w:type="dxa"/>
          </w:tcPr>
          <w:p w14:paraId="5FD9D013" w14:textId="77777777" w:rsidR="001243DA" w:rsidRDefault="001243DA"/>
        </w:tc>
        <w:tc>
          <w:tcPr>
            <w:tcW w:w="3117" w:type="dxa"/>
          </w:tcPr>
          <w:p w14:paraId="42104D75" w14:textId="77777777" w:rsidR="001243DA" w:rsidRDefault="001243DA"/>
        </w:tc>
        <w:tc>
          <w:tcPr>
            <w:tcW w:w="3117" w:type="dxa"/>
          </w:tcPr>
          <w:p w14:paraId="06785235" w14:textId="77777777" w:rsidR="001243DA" w:rsidRDefault="001243DA"/>
        </w:tc>
      </w:tr>
      <w:tr w:rsidR="00AB51E4" w14:paraId="2AF142E4" w14:textId="77777777" w:rsidTr="001243DA">
        <w:tc>
          <w:tcPr>
            <w:tcW w:w="3116" w:type="dxa"/>
          </w:tcPr>
          <w:p w14:paraId="16DDC64F" w14:textId="77777777" w:rsidR="00AB51E4" w:rsidRDefault="00AB51E4" w:rsidP="00AB51E4"/>
        </w:tc>
        <w:tc>
          <w:tcPr>
            <w:tcW w:w="3117" w:type="dxa"/>
          </w:tcPr>
          <w:p w14:paraId="550D8B95" w14:textId="77777777" w:rsidR="00AB51E4" w:rsidRDefault="00AB51E4" w:rsidP="00AB51E4"/>
        </w:tc>
        <w:tc>
          <w:tcPr>
            <w:tcW w:w="3117" w:type="dxa"/>
          </w:tcPr>
          <w:p w14:paraId="03B0A687" w14:textId="77777777" w:rsidR="00AB51E4" w:rsidRDefault="00AB51E4" w:rsidP="00AB51E4"/>
        </w:tc>
      </w:tr>
    </w:tbl>
    <w:p w14:paraId="049FE100" w14:textId="77777777" w:rsidR="001243DA" w:rsidRDefault="001243DA"/>
    <w:p w14:paraId="04876B03" w14:textId="77777777" w:rsidR="00C05565" w:rsidRDefault="00C05565">
      <w:r>
        <w:t>Only Distributed to Distribution List.</w:t>
      </w:r>
    </w:p>
    <w:p w14:paraId="5A20F36F" w14:textId="77777777" w:rsidR="001243DA" w:rsidRDefault="001243DA"/>
    <w:p w14:paraId="3D27BCA5" w14:textId="77777777" w:rsidR="001243DA" w:rsidRDefault="001243DA"/>
    <w:p w14:paraId="387CDF2F" w14:textId="77777777" w:rsidR="001243DA" w:rsidRDefault="001243DA"/>
    <w:p w14:paraId="298ACE5D" w14:textId="77777777" w:rsidR="001243DA" w:rsidRDefault="001243DA"/>
    <w:p w14:paraId="4D1B99C8" w14:textId="77777777" w:rsidR="001243DA" w:rsidRDefault="001243DA"/>
    <w:p w14:paraId="36E758E3" w14:textId="77777777" w:rsidR="001243DA" w:rsidRDefault="001243DA"/>
    <w:p w14:paraId="6449BE06" w14:textId="77777777" w:rsidR="001243DA" w:rsidRDefault="001243DA"/>
    <w:p w14:paraId="7C0BE9E8" w14:textId="77777777" w:rsidR="001243DA" w:rsidRDefault="001243DA"/>
    <w:p w14:paraId="7019618A" w14:textId="77777777" w:rsidR="001243DA" w:rsidRDefault="001243DA"/>
    <w:p w14:paraId="18BFD981" w14:textId="77777777" w:rsidR="001243DA" w:rsidRDefault="001243DA"/>
    <w:p w14:paraId="1307F2C6" w14:textId="77777777" w:rsidR="001243DA" w:rsidRDefault="001243DA"/>
    <w:p w14:paraId="32F93F4B" w14:textId="77777777" w:rsidR="001243DA" w:rsidRDefault="001243DA"/>
    <w:p w14:paraId="1EFDDDEA" w14:textId="77777777" w:rsidR="007D132F" w:rsidRDefault="007D132F">
      <w:r>
        <w:br w:type="page"/>
      </w:r>
    </w:p>
    <w:sdt>
      <w:sdtPr>
        <w:rPr>
          <w:rFonts w:asciiTheme="minorHAnsi" w:eastAsiaTheme="minorHAnsi" w:hAnsiTheme="minorHAnsi" w:cstheme="minorBidi"/>
          <w:color w:val="auto"/>
          <w:sz w:val="22"/>
          <w:szCs w:val="22"/>
        </w:rPr>
        <w:id w:val="-939298936"/>
        <w:docPartObj>
          <w:docPartGallery w:val="Table of Contents"/>
          <w:docPartUnique/>
        </w:docPartObj>
      </w:sdtPr>
      <w:sdtEndPr>
        <w:rPr>
          <w:b/>
          <w:bCs/>
          <w:noProof/>
        </w:rPr>
      </w:sdtEndPr>
      <w:sdtContent>
        <w:p w14:paraId="0C37204B" w14:textId="77777777" w:rsidR="001243DA" w:rsidRDefault="001243DA">
          <w:pPr>
            <w:pStyle w:val="TOCHeading"/>
          </w:pPr>
          <w:r>
            <w:t>Contents</w:t>
          </w:r>
        </w:p>
        <w:p w14:paraId="39DE9F42" w14:textId="77777777" w:rsidR="009D4CCC" w:rsidRDefault="001243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4501842" w:history="1">
            <w:r w:rsidR="009D4CCC" w:rsidRPr="00120DBE">
              <w:rPr>
                <w:rStyle w:val="Hyperlink"/>
                <w:b/>
                <w:noProof/>
              </w:rPr>
              <w:t>Introduction</w:t>
            </w:r>
            <w:r w:rsidR="009D4CCC">
              <w:rPr>
                <w:noProof/>
                <w:webHidden/>
              </w:rPr>
              <w:tab/>
            </w:r>
            <w:r w:rsidR="009D4CCC">
              <w:rPr>
                <w:noProof/>
                <w:webHidden/>
              </w:rPr>
              <w:fldChar w:fldCharType="begin"/>
            </w:r>
            <w:r w:rsidR="009D4CCC">
              <w:rPr>
                <w:noProof/>
                <w:webHidden/>
              </w:rPr>
              <w:instrText xml:space="preserve"> PAGEREF _Toc14501842 \h </w:instrText>
            </w:r>
            <w:r w:rsidR="009D4CCC">
              <w:rPr>
                <w:noProof/>
                <w:webHidden/>
              </w:rPr>
            </w:r>
            <w:r w:rsidR="009D4CCC">
              <w:rPr>
                <w:noProof/>
                <w:webHidden/>
              </w:rPr>
              <w:fldChar w:fldCharType="separate"/>
            </w:r>
            <w:r w:rsidR="009D4CCC">
              <w:rPr>
                <w:noProof/>
                <w:webHidden/>
              </w:rPr>
              <w:t>4</w:t>
            </w:r>
            <w:r w:rsidR="009D4CCC">
              <w:rPr>
                <w:noProof/>
                <w:webHidden/>
              </w:rPr>
              <w:fldChar w:fldCharType="end"/>
            </w:r>
          </w:hyperlink>
        </w:p>
        <w:p w14:paraId="2C9081CB" w14:textId="77777777" w:rsidR="009D4CCC" w:rsidRDefault="009D4CCC">
          <w:pPr>
            <w:pStyle w:val="TOC1"/>
            <w:tabs>
              <w:tab w:val="right" w:leader="dot" w:pos="9350"/>
            </w:tabs>
            <w:rPr>
              <w:rFonts w:eastAsiaTheme="minorEastAsia"/>
              <w:noProof/>
            </w:rPr>
          </w:pPr>
          <w:hyperlink w:anchor="_Toc14501843" w:history="1">
            <w:r w:rsidRPr="00120DBE">
              <w:rPr>
                <w:rStyle w:val="Hyperlink"/>
                <w:b/>
                <w:noProof/>
              </w:rPr>
              <w:t>Authorization and Authentication Tools and Processes</w:t>
            </w:r>
            <w:r>
              <w:rPr>
                <w:noProof/>
                <w:webHidden/>
              </w:rPr>
              <w:tab/>
            </w:r>
            <w:r>
              <w:rPr>
                <w:noProof/>
                <w:webHidden/>
              </w:rPr>
              <w:fldChar w:fldCharType="begin"/>
            </w:r>
            <w:r>
              <w:rPr>
                <w:noProof/>
                <w:webHidden/>
              </w:rPr>
              <w:instrText xml:space="preserve"> PAGEREF _Toc14501843 \h </w:instrText>
            </w:r>
            <w:r>
              <w:rPr>
                <w:noProof/>
                <w:webHidden/>
              </w:rPr>
            </w:r>
            <w:r>
              <w:rPr>
                <w:noProof/>
                <w:webHidden/>
              </w:rPr>
              <w:fldChar w:fldCharType="separate"/>
            </w:r>
            <w:r>
              <w:rPr>
                <w:noProof/>
                <w:webHidden/>
              </w:rPr>
              <w:t>4</w:t>
            </w:r>
            <w:r>
              <w:rPr>
                <w:noProof/>
                <w:webHidden/>
              </w:rPr>
              <w:fldChar w:fldCharType="end"/>
            </w:r>
          </w:hyperlink>
        </w:p>
        <w:p w14:paraId="3ED001EB" w14:textId="77777777" w:rsidR="009D4CCC" w:rsidRDefault="009D4CCC">
          <w:pPr>
            <w:pStyle w:val="TOC1"/>
            <w:tabs>
              <w:tab w:val="right" w:leader="dot" w:pos="9350"/>
            </w:tabs>
            <w:rPr>
              <w:rFonts w:eastAsiaTheme="minorEastAsia"/>
              <w:noProof/>
            </w:rPr>
          </w:pPr>
          <w:hyperlink w:anchor="_Toc14501844" w:history="1">
            <w:r w:rsidRPr="00120DBE">
              <w:rPr>
                <w:rStyle w:val="Hyperlink"/>
                <w:rFonts w:cstheme="minorHAnsi"/>
                <w:b/>
                <w:noProof/>
              </w:rPr>
              <w:t>Part I - Posture Based Authorization</w:t>
            </w:r>
            <w:r>
              <w:rPr>
                <w:noProof/>
                <w:webHidden/>
              </w:rPr>
              <w:tab/>
            </w:r>
            <w:r>
              <w:rPr>
                <w:noProof/>
                <w:webHidden/>
              </w:rPr>
              <w:fldChar w:fldCharType="begin"/>
            </w:r>
            <w:r>
              <w:rPr>
                <w:noProof/>
                <w:webHidden/>
              </w:rPr>
              <w:instrText xml:space="preserve"> PAGEREF _Toc14501844 \h </w:instrText>
            </w:r>
            <w:r>
              <w:rPr>
                <w:noProof/>
                <w:webHidden/>
              </w:rPr>
            </w:r>
            <w:r>
              <w:rPr>
                <w:noProof/>
                <w:webHidden/>
              </w:rPr>
              <w:fldChar w:fldCharType="separate"/>
            </w:r>
            <w:r>
              <w:rPr>
                <w:noProof/>
                <w:webHidden/>
              </w:rPr>
              <w:t>5</w:t>
            </w:r>
            <w:r>
              <w:rPr>
                <w:noProof/>
                <w:webHidden/>
              </w:rPr>
              <w:fldChar w:fldCharType="end"/>
            </w:r>
          </w:hyperlink>
        </w:p>
        <w:p w14:paraId="4CE65E8D" w14:textId="77777777" w:rsidR="009D4CCC" w:rsidRDefault="009D4CCC">
          <w:pPr>
            <w:pStyle w:val="TOC2"/>
            <w:tabs>
              <w:tab w:val="left" w:pos="660"/>
              <w:tab w:val="right" w:leader="dot" w:pos="9350"/>
            </w:tabs>
            <w:rPr>
              <w:rFonts w:eastAsiaTheme="minorEastAsia"/>
              <w:noProof/>
            </w:rPr>
          </w:pPr>
          <w:hyperlink w:anchor="_Toc14501845" w:history="1">
            <w:r w:rsidRPr="00120DBE">
              <w:rPr>
                <w:rStyle w:val="Hyperlink"/>
                <w:b/>
                <w:noProof/>
              </w:rPr>
              <w:t>1.</w:t>
            </w:r>
            <w:r>
              <w:rPr>
                <w:rFonts w:eastAsiaTheme="minorEastAsia"/>
                <w:noProof/>
              </w:rPr>
              <w:tab/>
            </w:r>
            <w:r w:rsidRPr="00120DBE">
              <w:rPr>
                <w:rStyle w:val="Hyperlink"/>
                <w:b/>
                <w:noProof/>
              </w:rPr>
              <w:t>Image Based Posture Check for Domain Joined Client</w:t>
            </w:r>
            <w:r>
              <w:rPr>
                <w:noProof/>
                <w:webHidden/>
              </w:rPr>
              <w:tab/>
            </w:r>
            <w:r>
              <w:rPr>
                <w:noProof/>
                <w:webHidden/>
              </w:rPr>
              <w:fldChar w:fldCharType="begin"/>
            </w:r>
            <w:r>
              <w:rPr>
                <w:noProof/>
                <w:webHidden/>
              </w:rPr>
              <w:instrText xml:space="preserve"> PAGEREF _Toc14501845 \h </w:instrText>
            </w:r>
            <w:r>
              <w:rPr>
                <w:noProof/>
                <w:webHidden/>
              </w:rPr>
            </w:r>
            <w:r>
              <w:rPr>
                <w:noProof/>
                <w:webHidden/>
              </w:rPr>
              <w:fldChar w:fldCharType="separate"/>
            </w:r>
            <w:r>
              <w:rPr>
                <w:noProof/>
                <w:webHidden/>
              </w:rPr>
              <w:t>5</w:t>
            </w:r>
            <w:r>
              <w:rPr>
                <w:noProof/>
                <w:webHidden/>
              </w:rPr>
              <w:fldChar w:fldCharType="end"/>
            </w:r>
          </w:hyperlink>
        </w:p>
        <w:p w14:paraId="3CC61A52" w14:textId="77777777" w:rsidR="009D4CCC" w:rsidRDefault="009D4CCC">
          <w:pPr>
            <w:pStyle w:val="TOC3"/>
            <w:tabs>
              <w:tab w:val="left" w:pos="1100"/>
              <w:tab w:val="right" w:leader="dot" w:pos="9350"/>
            </w:tabs>
            <w:rPr>
              <w:rFonts w:eastAsiaTheme="minorEastAsia"/>
              <w:noProof/>
            </w:rPr>
          </w:pPr>
          <w:hyperlink w:anchor="_Toc14501846" w:history="1">
            <w:r w:rsidRPr="00120DBE">
              <w:rPr>
                <w:rStyle w:val="Hyperlink"/>
                <w:b/>
                <w:bCs/>
                <w:smallCaps/>
                <w:noProof/>
                <w:spacing w:val="5"/>
              </w:rPr>
              <w:t>1.1</w:t>
            </w:r>
            <w:r>
              <w:rPr>
                <w:rFonts w:eastAsiaTheme="minorEastAsia"/>
                <w:noProof/>
              </w:rPr>
              <w:tab/>
            </w:r>
            <w:r w:rsidRPr="00120DBE">
              <w:rPr>
                <w:rStyle w:val="Hyperlink"/>
                <w:b/>
                <w:bCs/>
                <w:smallCaps/>
                <w:noProof/>
                <w:spacing w:val="5"/>
              </w:rPr>
              <w:t>Posture for OS Build</w:t>
            </w:r>
            <w:r>
              <w:rPr>
                <w:noProof/>
                <w:webHidden/>
              </w:rPr>
              <w:tab/>
            </w:r>
            <w:r>
              <w:rPr>
                <w:noProof/>
                <w:webHidden/>
              </w:rPr>
              <w:fldChar w:fldCharType="begin"/>
            </w:r>
            <w:r>
              <w:rPr>
                <w:noProof/>
                <w:webHidden/>
              </w:rPr>
              <w:instrText xml:space="preserve"> PAGEREF _Toc14501846 \h </w:instrText>
            </w:r>
            <w:r>
              <w:rPr>
                <w:noProof/>
                <w:webHidden/>
              </w:rPr>
            </w:r>
            <w:r>
              <w:rPr>
                <w:noProof/>
                <w:webHidden/>
              </w:rPr>
              <w:fldChar w:fldCharType="separate"/>
            </w:r>
            <w:r>
              <w:rPr>
                <w:noProof/>
                <w:webHidden/>
              </w:rPr>
              <w:t>5</w:t>
            </w:r>
            <w:r>
              <w:rPr>
                <w:noProof/>
                <w:webHidden/>
              </w:rPr>
              <w:fldChar w:fldCharType="end"/>
            </w:r>
          </w:hyperlink>
        </w:p>
        <w:p w14:paraId="16EC8020" w14:textId="77777777" w:rsidR="009D4CCC" w:rsidRDefault="009D4CCC">
          <w:pPr>
            <w:pStyle w:val="TOC3"/>
            <w:tabs>
              <w:tab w:val="left" w:pos="1100"/>
              <w:tab w:val="right" w:leader="dot" w:pos="9350"/>
            </w:tabs>
            <w:rPr>
              <w:rFonts w:eastAsiaTheme="minorEastAsia"/>
              <w:noProof/>
            </w:rPr>
          </w:pPr>
          <w:hyperlink w:anchor="_Toc14501847" w:history="1">
            <w:r w:rsidRPr="00120DBE">
              <w:rPr>
                <w:rStyle w:val="Hyperlink"/>
                <w:b/>
                <w:bCs/>
                <w:smallCaps/>
                <w:noProof/>
                <w:spacing w:val="5"/>
              </w:rPr>
              <w:t>1.2</w:t>
            </w:r>
            <w:r>
              <w:rPr>
                <w:rFonts w:eastAsiaTheme="minorEastAsia"/>
                <w:noProof/>
              </w:rPr>
              <w:tab/>
            </w:r>
            <w:r w:rsidRPr="00120DBE">
              <w:rPr>
                <w:rStyle w:val="Hyperlink"/>
                <w:b/>
                <w:bCs/>
                <w:smallCaps/>
                <w:noProof/>
                <w:spacing w:val="5"/>
              </w:rPr>
              <w:t>Posture for Hotfix</w:t>
            </w:r>
            <w:r>
              <w:rPr>
                <w:noProof/>
                <w:webHidden/>
              </w:rPr>
              <w:tab/>
            </w:r>
            <w:r>
              <w:rPr>
                <w:noProof/>
                <w:webHidden/>
              </w:rPr>
              <w:fldChar w:fldCharType="begin"/>
            </w:r>
            <w:r>
              <w:rPr>
                <w:noProof/>
                <w:webHidden/>
              </w:rPr>
              <w:instrText xml:space="preserve"> PAGEREF _Toc14501847 \h </w:instrText>
            </w:r>
            <w:r>
              <w:rPr>
                <w:noProof/>
                <w:webHidden/>
              </w:rPr>
            </w:r>
            <w:r>
              <w:rPr>
                <w:noProof/>
                <w:webHidden/>
              </w:rPr>
              <w:fldChar w:fldCharType="separate"/>
            </w:r>
            <w:r>
              <w:rPr>
                <w:noProof/>
                <w:webHidden/>
              </w:rPr>
              <w:t>6</w:t>
            </w:r>
            <w:r>
              <w:rPr>
                <w:noProof/>
                <w:webHidden/>
              </w:rPr>
              <w:fldChar w:fldCharType="end"/>
            </w:r>
          </w:hyperlink>
        </w:p>
        <w:p w14:paraId="09FC1848" w14:textId="77777777" w:rsidR="009D4CCC" w:rsidRDefault="009D4CCC">
          <w:pPr>
            <w:pStyle w:val="TOC3"/>
            <w:tabs>
              <w:tab w:val="left" w:pos="1100"/>
              <w:tab w:val="right" w:leader="dot" w:pos="9350"/>
            </w:tabs>
            <w:rPr>
              <w:rFonts w:eastAsiaTheme="minorEastAsia"/>
              <w:noProof/>
            </w:rPr>
          </w:pPr>
          <w:hyperlink w:anchor="_Toc14501848" w:history="1">
            <w:r w:rsidRPr="00120DBE">
              <w:rPr>
                <w:rStyle w:val="Hyperlink"/>
                <w:b/>
                <w:bCs/>
                <w:smallCaps/>
                <w:noProof/>
                <w:spacing w:val="5"/>
              </w:rPr>
              <w:t>1.3</w:t>
            </w:r>
            <w:r>
              <w:rPr>
                <w:rFonts w:eastAsiaTheme="minorEastAsia"/>
                <w:noProof/>
              </w:rPr>
              <w:tab/>
            </w:r>
            <w:r w:rsidRPr="00120DBE">
              <w:rPr>
                <w:rStyle w:val="Hyperlink"/>
                <w:b/>
                <w:bCs/>
                <w:smallCaps/>
                <w:noProof/>
                <w:spacing w:val="5"/>
              </w:rPr>
              <w:t>Posture for Services</w:t>
            </w:r>
            <w:r>
              <w:rPr>
                <w:noProof/>
                <w:webHidden/>
              </w:rPr>
              <w:tab/>
            </w:r>
            <w:r>
              <w:rPr>
                <w:noProof/>
                <w:webHidden/>
              </w:rPr>
              <w:fldChar w:fldCharType="begin"/>
            </w:r>
            <w:r>
              <w:rPr>
                <w:noProof/>
                <w:webHidden/>
              </w:rPr>
              <w:instrText xml:space="preserve"> PAGEREF _Toc14501848 \h </w:instrText>
            </w:r>
            <w:r>
              <w:rPr>
                <w:noProof/>
                <w:webHidden/>
              </w:rPr>
            </w:r>
            <w:r>
              <w:rPr>
                <w:noProof/>
                <w:webHidden/>
              </w:rPr>
              <w:fldChar w:fldCharType="separate"/>
            </w:r>
            <w:r>
              <w:rPr>
                <w:noProof/>
                <w:webHidden/>
              </w:rPr>
              <w:t>6</w:t>
            </w:r>
            <w:r>
              <w:rPr>
                <w:noProof/>
                <w:webHidden/>
              </w:rPr>
              <w:fldChar w:fldCharType="end"/>
            </w:r>
          </w:hyperlink>
        </w:p>
        <w:p w14:paraId="273C2EAA" w14:textId="77777777" w:rsidR="009D4CCC" w:rsidRDefault="009D4CCC">
          <w:pPr>
            <w:pStyle w:val="TOC3"/>
            <w:tabs>
              <w:tab w:val="left" w:pos="1100"/>
              <w:tab w:val="right" w:leader="dot" w:pos="9350"/>
            </w:tabs>
            <w:rPr>
              <w:rFonts w:eastAsiaTheme="minorEastAsia"/>
              <w:noProof/>
            </w:rPr>
          </w:pPr>
          <w:hyperlink w:anchor="_Toc14501849" w:history="1">
            <w:r w:rsidRPr="00120DBE">
              <w:rPr>
                <w:rStyle w:val="Hyperlink"/>
                <w:b/>
                <w:bCs/>
                <w:smallCaps/>
                <w:noProof/>
                <w:spacing w:val="5"/>
              </w:rPr>
              <w:t>1.4</w:t>
            </w:r>
            <w:r>
              <w:rPr>
                <w:rFonts w:eastAsiaTheme="minorEastAsia"/>
                <w:noProof/>
              </w:rPr>
              <w:tab/>
            </w:r>
            <w:r w:rsidRPr="00120DBE">
              <w:rPr>
                <w:rStyle w:val="Hyperlink"/>
                <w:b/>
                <w:bCs/>
                <w:smallCaps/>
                <w:noProof/>
                <w:spacing w:val="5"/>
              </w:rPr>
              <w:t>Posture for Ant-Virus</w:t>
            </w:r>
            <w:r>
              <w:rPr>
                <w:noProof/>
                <w:webHidden/>
              </w:rPr>
              <w:tab/>
            </w:r>
            <w:r>
              <w:rPr>
                <w:noProof/>
                <w:webHidden/>
              </w:rPr>
              <w:fldChar w:fldCharType="begin"/>
            </w:r>
            <w:r>
              <w:rPr>
                <w:noProof/>
                <w:webHidden/>
              </w:rPr>
              <w:instrText xml:space="preserve"> PAGEREF _Toc14501849 \h </w:instrText>
            </w:r>
            <w:r>
              <w:rPr>
                <w:noProof/>
                <w:webHidden/>
              </w:rPr>
            </w:r>
            <w:r>
              <w:rPr>
                <w:noProof/>
                <w:webHidden/>
              </w:rPr>
              <w:fldChar w:fldCharType="separate"/>
            </w:r>
            <w:r>
              <w:rPr>
                <w:noProof/>
                <w:webHidden/>
              </w:rPr>
              <w:t>7</w:t>
            </w:r>
            <w:r>
              <w:rPr>
                <w:noProof/>
                <w:webHidden/>
              </w:rPr>
              <w:fldChar w:fldCharType="end"/>
            </w:r>
          </w:hyperlink>
        </w:p>
        <w:p w14:paraId="4AD7058D" w14:textId="77777777" w:rsidR="009D4CCC" w:rsidRDefault="009D4CCC">
          <w:pPr>
            <w:pStyle w:val="TOC2"/>
            <w:tabs>
              <w:tab w:val="left" w:pos="660"/>
              <w:tab w:val="right" w:leader="dot" w:pos="9350"/>
            </w:tabs>
            <w:rPr>
              <w:rFonts w:eastAsiaTheme="minorEastAsia"/>
              <w:noProof/>
            </w:rPr>
          </w:pPr>
          <w:hyperlink w:anchor="_Toc14501850" w:history="1">
            <w:r w:rsidRPr="00120DBE">
              <w:rPr>
                <w:rStyle w:val="Hyperlink"/>
                <w:b/>
                <w:noProof/>
              </w:rPr>
              <w:t>2.</w:t>
            </w:r>
            <w:r>
              <w:rPr>
                <w:rFonts w:eastAsiaTheme="minorEastAsia"/>
                <w:noProof/>
              </w:rPr>
              <w:tab/>
            </w:r>
            <w:r w:rsidRPr="00120DBE">
              <w:rPr>
                <w:rStyle w:val="Hyperlink"/>
                <w:b/>
                <w:noProof/>
              </w:rPr>
              <w:t>Cisco ISE Based Posture Check for Non–Authenticated / Authenticated computer</w:t>
            </w:r>
            <w:r>
              <w:rPr>
                <w:noProof/>
                <w:webHidden/>
              </w:rPr>
              <w:tab/>
            </w:r>
            <w:r>
              <w:rPr>
                <w:noProof/>
                <w:webHidden/>
              </w:rPr>
              <w:fldChar w:fldCharType="begin"/>
            </w:r>
            <w:r>
              <w:rPr>
                <w:noProof/>
                <w:webHidden/>
              </w:rPr>
              <w:instrText xml:space="preserve"> PAGEREF _Toc14501850 \h </w:instrText>
            </w:r>
            <w:r>
              <w:rPr>
                <w:noProof/>
                <w:webHidden/>
              </w:rPr>
            </w:r>
            <w:r>
              <w:rPr>
                <w:noProof/>
                <w:webHidden/>
              </w:rPr>
              <w:fldChar w:fldCharType="separate"/>
            </w:r>
            <w:r>
              <w:rPr>
                <w:noProof/>
                <w:webHidden/>
              </w:rPr>
              <w:t>9</w:t>
            </w:r>
            <w:r>
              <w:rPr>
                <w:noProof/>
                <w:webHidden/>
              </w:rPr>
              <w:fldChar w:fldCharType="end"/>
            </w:r>
          </w:hyperlink>
        </w:p>
        <w:p w14:paraId="35FCCB3D" w14:textId="77777777" w:rsidR="009D4CCC" w:rsidRDefault="009D4CCC">
          <w:pPr>
            <w:pStyle w:val="TOC3"/>
            <w:tabs>
              <w:tab w:val="left" w:pos="1100"/>
              <w:tab w:val="right" w:leader="dot" w:pos="9350"/>
            </w:tabs>
            <w:rPr>
              <w:rFonts w:eastAsiaTheme="minorEastAsia"/>
              <w:noProof/>
            </w:rPr>
          </w:pPr>
          <w:hyperlink w:anchor="_Toc14501851" w:history="1">
            <w:r w:rsidRPr="00120DBE">
              <w:rPr>
                <w:rStyle w:val="Hyperlink"/>
                <w:b/>
                <w:bCs/>
                <w:smallCaps/>
                <w:noProof/>
                <w:spacing w:val="5"/>
              </w:rPr>
              <w:t>2.1</w:t>
            </w:r>
            <w:r>
              <w:rPr>
                <w:rFonts w:eastAsiaTheme="minorEastAsia"/>
                <w:noProof/>
              </w:rPr>
              <w:tab/>
            </w:r>
            <w:r w:rsidRPr="00120DBE">
              <w:rPr>
                <w:rStyle w:val="Hyperlink"/>
                <w:b/>
                <w:bCs/>
                <w:smallCaps/>
                <w:noProof/>
                <w:spacing w:val="5"/>
              </w:rPr>
              <w:t>ISE Configuration Steps</w:t>
            </w:r>
            <w:r>
              <w:rPr>
                <w:noProof/>
                <w:webHidden/>
              </w:rPr>
              <w:tab/>
            </w:r>
            <w:r>
              <w:rPr>
                <w:noProof/>
                <w:webHidden/>
              </w:rPr>
              <w:fldChar w:fldCharType="begin"/>
            </w:r>
            <w:r>
              <w:rPr>
                <w:noProof/>
                <w:webHidden/>
              </w:rPr>
              <w:instrText xml:space="preserve"> PAGEREF _Toc14501851 \h </w:instrText>
            </w:r>
            <w:r>
              <w:rPr>
                <w:noProof/>
                <w:webHidden/>
              </w:rPr>
            </w:r>
            <w:r>
              <w:rPr>
                <w:noProof/>
                <w:webHidden/>
              </w:rPr>
              <w:fldChar w:fldCharType="separate"/>
            </w:r>
            <w:r>
              <w:rPr>
                <w:noProof/>
                <w:webHidden/>
              </w:rPr>
              <w:t>9</w:t>
            </w:r>
            <w:r>
              <w:rPr>
                <w:noProof/>
                <w:webHidden/>
              </w:rPr>
              <w:fldChar w:fldCharType="end"/>
            </w:r>
          </w:hyperlink>
        </w:p>
        <w:p w14:paraId="3E0DB4E8" w14:textId="77777777" w:rsidR="009D4CCC" w:rsidRDefault="009D4CCC">
          <w:pPr>
            <w:pStyle w:val="TOC3"/>
            <w:tabs>
              <w:tab w:val="left" w:pos="1100"/>
              <w:tab w:val="right" w:leader="dot" w:pos="9350"/>
            </w:tabs>
            <w:rPr>
              <w:rFonts w:eastAsiaTheme="minorEastAsia"/>
              <w:noProof/>
            </w:rPr>
          </w:pPr>
          <w:hyperlink w:anchor="_Toc14501852" w:history="1">
            <w:r w:rsidRPr="00120DBE">
              <w:rPr>
                <w:rStyle w:val="Hyperlink"/>
                <w:b/>
                <w:bCs/>
                <w:smallCaps/>
                <w:noProof/>
                <w:spacing w:val="5"/>
              </w:rPr>
              <w:t>2.2</w:t>
            </w:r>
            <w:r>
              <w:rPr>
                <w:rFonts w:eastAsiaTheme="minorEastAsia"/>
                <w:noProof/>
              </w:rPr>
              <w:tab/>
            </w:r>
            <w:r w:rsidRPr="00120DBE">
              <w:rPr>
                <w:rStyle w:val="Hyperlink"/>
                <w:b/>
                <w:bCs/>
                <w:smallCaps/>
                <w:noProof/>
                <w:spacing w:val="5"/>
              </w:rPr>
              <w:t>Posture Condition Configured on Cisco ISE</w:t>
            </w:r>
            <w:r>
              <w:rPr>
                <w:noProof/>
                <w:webHidden/>
              </w:rPr>
              <w:tab/>
            </w:r>
            <w:r>
              <w:rPr>
                <w:noProof/>
                <w:webHidden/>
              </w:rPr>
              <w:fldChar w:fldCharType="begin"/>
            </w:r>
            <w:r>
              <w:rPr>
                <w:noProof/>
                <w:webHidden/>
              </w:rPr>
              <w:instrText xml:space="preserve"> PAGEREF _Toc14501852 \h </w:instrText>
            </w:r>
            <w:r>
              <w:rPr>
                <w:noProof/>
                <w:webHidden/>
              </w:rPr>
            </w:r>
            <w:r>
              <w:rPr>
                <w:noProof/>
                <w:webHidden/>
              </w:rPr>
              <w:fldChar w:fldCharType="separate"/>
            </w:r>
            <w:r>
              <w:rPr>
                <w:noProof/>
                <w:webHidden/>
              </w:rPr>
              <w:t>9</w:t>
            </w:r>
            <w:r>
              <w:rPr>
                <w:noProof/>
                <w:webHidden/>
              </w:rPr>
              <w:fldChar w:fldCharType="end"/>
            </w:r>
          </w:hyperlink>
        </w:p>
        <w:p w14:paraId="2EE208A4" w14:textId="77777777" w:rsidR="009D4CCC" w:rsidRDefault="009D4CCC">
          <w:pPr>
            <w:pStyle w:val="TOC3"/>
            <w:tabs>
              <w:tab w:val="left" w:pos="1100"/>
              <w:tab w:val="right" w:leader="dot" w:pos="9350"/>
            </w:tabs>
            <w:rPr>
              <w:rFonts w:eastAsiaTheme="minorEastAsia"/>
              <w:noProof/>
            </w:rPr>
          </w:pPr>
          <w:hyperlink w:anchor="_Toc14501853" w:history="1">
            <w:r w:rsidRPr="00120DBE">
              <w:rPr>
                <w:rStyle w:val="Hyperlink"/>
                <w:b/>
                <w:bCs/>
                <w:smallCaps/>
                <w:noProof/>
                <w:spacing w:val="5"/>
              </w:rPr>
              <w:t>2.3</w:t>
            </w:r>
            <w:r>
              <w:rPr>
                <w:rFonts w:eastAsiaTheme="minorEastAsia"/>
                <w:noProof/>
              </w:rPr>
              <w:tab/>
            </w:r>
            <w:r w:rsidRPr="00120DBE">
              <w:rPr>
                <w:rStyle w:val="Hyperlink"/>
                <w:b/>
                <w:bCs/>
                <w:smallCaps/>
                <w:noProof/>
                <w:spacing w:val="5"/>
              </w:rPr>
              <w:t>ISE to Client Communication Flow</w:t>
            </w:r>
            <w:r>
              <w:rPr>
                <w:noProof/>
                <w:webHidden/>
              </w:rPr>
              <w:tab/>
            </w:r>
            <w:r>
              <w:rPr>
                <w:noProof/>
                <w:webHidden/>
              </w:rPr>
              <w:fldChar w:fldCharType="begin"/>
            </w:r>
            <w:r>
              <w:rPr>
                <w:noProof/>
                <w:webHidden/>
              </w:rPr>
              <w:instrText xml:space="preserve"> PAGEREF _Toc14501853 \h </w:instrText>
            </w:r>
            <w:r>
              <w:rPr>
                <w:noProof/>
                <w:webHidden/>
              </w:rPr>
            </w:r>
            <w:r>
              <w:rPr>
                <w:noProof/>
                <w:webHidden/>
              </w:rPr>
              <w:fldChar w:fldCharType="separate"/>
            </w:r>
            <w:r>
              <w:rPr>
                <w:noProof/>
                <w:webHidden/>
              </w:rPr>
              <w:t>10</w:t>
            </w:r>
            <w:r>
              <w:rPr>
                <w:noProof/>
                <w:webHidden/>
              </w:rPr>
              <w:fldChar w:fldCharType="end"/>
            </w:r>
          </w:hyperlink>
        </w:p>
        <w:p w14:paraId="307245AF" w14:textId="77777777" w:rsidR="009D4CCC" w:rsidRDefault="009D4CCC">
          <w:pPr>
            <w:pStyle w:val="TOC3"/>
            <w:tabs>
              <w:tab w:val="left" w:pos="1100"/>
              <w:tab w:val="right" w:leader="dot" w:pos="9350"/>
            </w:tabs>
            <w:rPr>
              <w:rFonts w:eastAsiaTheme="minorEastAsia"/>
              <w:noProof/>
            </w:rPr>
          </w:pPr>
          <w:hyperlink w:anchor="_Toc14501854" w:history="1">
            <w:r w:rsidRPr="00120DBE">
              <w:rPr>
                <w:rStyle w:val="Hyperlink"/>
                <w:b/>
                <w:bCs/>
                <w:smallCaps/>
                <w:noProof/>
                <w:spacing w:val="5"/>
              </w:rPr>
              <w:t>2.4</w:t>
            </w:r>
            <w:r>
              <w:rPr>
                <w:rFonts w:eastAsiaTheme="minorEastAsia"/>
                <w:noProof/>
              </w:rPr>
              <w:tab/>
            </w:r>
            <w:r w:rsidRPr="00120DBE">
              <w:rPr>
                <w:rStyle w:val="Hyperlink"/>
                <w:b/>
                <w:bCs/>
                <w:smallCaps/>
                <w:noProof/>
                <w:spacing w:val="5"/>
              </w:rPr>
              <w:t>ISE Checklist</w:t>
            </w:r>
            <w:r>
              <w:rPr>
                <w:noProof/>
                <w:webHidden/>
              </w:rPr>
              <w:tab/>
            </w:r>
            <w:r>
              <w:rPr>
                <w:noProof/>
                <w:webHidden/>
              </w:rPr>
              <w:fldChar w:fldCharType="begin"/>
            </w:r>
            <w:r>
              <w:rPr>
                <w:noProof/>
                <w:webHidden/>
              </w:rPr>
              <w:instrText xml:space="preserve"> PAGEREF _Toc14501854 \h </w:instrText>
            </w:r>
            <w:r>
              <w:rPr>
                <w:noProof/>
                <w:webHidden/>
              </w:rPr>
            </w:r>
            <w:r>
              <w:rPr>
                <w:noProof/>
                <w:webHidden/>
              </w:rPr>
              <w:fldChar w:fldCharType="separate"/>
            </w:r>
            <w:r>
              <w:rPr>
                <w:noProof/>
                <w:webHidden/>
              </w:rPr>
              <w:t>11</w:t>
            </w:r>
            <w:r>
              <w:rPr>
                <w:noProof/>
                <w:webHidden/>
              </w:rPr>
              <w:fldChar w:fldCharType="end"/>
            </w:r>
          </w:hyperlink>
        </w:p>
        <w:p w14:paraId="2AE816B4" w14:textId="77777777" w:rsidR="009D4CCC" w:rsidRDefault="009D4CCC">
          <w:pPr>
            <w:pStyle w:val="TOC3"/>
            <w:tabs>
              <w:tab w:val="left" w:pos="1100"/>
              <w:tab w:val="right" w:leader="dot" w:pos="9350"/>
            </w:tabs>
            <w:rPr>
              <w:rFonts w:eastAsiaTheme="minorEastAsia"/>
              <w:noProof/>
            </w:rPr>
          </w:pPr>
          <w:hyperlink w:anchor="_Toc14501855" w:history="1">
            <w:r w:rsidRPr="00120DBE">
              <w:rPr>
                <w:rStyle w:val="Hyperlink"/>
                <w:b/>
                <w:bCs/>
                <w:smallCaps/>
                <w:noProof/>
                <w:spacing w:val="5"/>
              </w:rPr>
              <w:t>2.5</w:t>
            </w:r>
            <w:r>
              <w:rPr>
                <w:rFonts w:eastAsiaTheme="minorEastAsia"/>
                <w:noProof/>
              </w:rPr>
              <w:tab/>
            </w:r>
            <w:r w:rsidRPr="00120DBE">
              <w:rPr>
                <w:rStyle w:val="Hyperlink"/>
                <w:b/>
                <w:bCs/>
                <w:smallCaps/>
                <w:noProof/>
                <w:spacing w:val="5"/>
              </w:rPr>
              <w:t>Posture Profile Configured on Cisco ISE</w:t>
            </w:r>
            <w:r>
              <w:rPr>
                <w:noProof/>
                <w:webHidden/>
              </w:rPr>
              <w:tab/>
            </w:r>
            <w:r>
              <w:rPr>
                <w:noProof/>
                <w:webHidden/>
              </w:rPr>
              <w:fldChar w:fldCharType="begin"/>
            </w:r>
            <w:r>
              <w:rPr>
                <w:noProof/>
                <w:webHidden/>
              </w:rPr>
              <w:instrText xml:space="preserve"> PAGEREF _Toc14501855 \h </w:instrText>
            </w:r>
            <w:r>
              <w:rPr>
                <w:noProof/>
                <w:webHidden/>
              </w:rPr>
            </w:r>
            <w:r>
              <w:rPr>
                <w:noProof/>
                <w:webHidden/>
              </w:rPr>
              <w:fldChar w:fldCharType="separate"/>
            </w:r>
            <w:r>
              <w:rPr>
                <w:noProof/>
                <w:webHidden/>
              </w:rPr>
              <w:t>11</w:t>
            </w:r>
            <w:r>
              <w:rPr>
                <w:noProof/>
                <w:webHidden/>
              </w:rPr>
              <w:fldChar w:fldCharType="end"/>
            </w:r>
          </w:hyperlink>
        </w:p>
        <w:p w14:paraId="24BBBFD9" w14:textId="77777777" w:rsidR="009D4CCC" w:rsidRDefault="009D4CCC">
          <w:pPr>
            <w:pStyle w:val="TOC3"/>
            <w:tabs>
              <w:tab w:val="left" w:pos="1320"/>
              <w:tab w:val="right" w:leader="dot" w:pos="9350"/>
            </w:tabs>
            <w:rPr>
              <w:rFonts w:eastAsiaTheme="minorEastAsia"/>
              <w:noProof/>
            </w:rPr>
          </w:pPr>
          <w:hyperlink w:anchor="_Toc14501856" w:history="1">
            <w:r w:rsidRPr="00120DBE">
              <w:rPr>
                <w:rStyle w:val="Hyperlink"/>
                <w:b/>
                <w:bCs/>
                <w:smallCaps/>
                <w:noProof/>
                <w:spacing w:val="5"/>
              </w:rPr>
              <w:t>2.5.1</w:t>
            </w:r>
            <w:r>
              <w:rPr>
                <w:rFonts w:eastAsiaTheme="minorEastAsia"/>
                <w:noProof/>
              </w:rPr>
              <w:tab/>
            </w:r>
            <w:r w:rsidRPr="00120DBE">
              <w:rPr>
                <w:rStyle w:val="Hyperlink"/>
                <w:b/>
                <w:bCs/>
                <w:smallCaps/>
                <w:noProof/>
                <w:spacing w:val="5"/>
              </w:rPr>
              <w:t>BYOD (Guest)</w:t>
            </w:r>
            <w:r>
              <w:rPr>
                <w:noProof/>
                <w:webHidden/>
              </w:rPr>
              <w:tab/>
            </w:r>
            <w:r>
              <w:rPr>
                <w:noProof/>
                <w:webHidden/>
              </w:rPr>
              <w:fldChar w:fldCharType="begin"/>
            </w:r>
            <w:r>
              <w:rPr>
                <w:noProof/>
                <w:webHidden/>
              </w:rPr>
              <w:instrText xml:space="preserve"> PAGEREF _Toc14501856 \h </w:instrText>
            </w:r>
            <w:r>
              <w:rPr>
                <w:noProof/>
                <w:webHidden/>
              </w:rPr>
            </w:r>
            <w:r>
              <w:rPr>
                <w:noProof/>
                <w:webHidden/>
              </w:rPr>
              <w:fldChar w:fldCharType="separate"/>
            </w:r>
            <w:r>
              <w:rPr>
                <w:noProof/>
                <w:webHidden/>
              </w:rPr>
              <w:t>11</w:t>
            </w:r>
            <w:r>
              <w:rPr>
                <w:noProof/>
                <w:webHidden/>
              </w:rPr>
              <w:fldChar w:fldCharType="end"/>
            </w:r>
          </w:hyperlink>
        </w:p>
        <w:p w14:paraId="51BBB41C" w14:textId="77777777" w:rsidR="009D4CCC" w:rsidRDefault="009D4CCC">
          <w:pPr>
            <w:pStyle w:val="TOC3"/>
            <w:tabs>
              <w:tab w:val="left" w:pos="1320"/>
              <w:tab w:val="right" w:leader="dot" w:pos="9350"/>
            </w:tabs>
            <w:rPr>
              <w:rFonts w:eastAsiaTheme="minorEastAsia"/>
              <w:noProof/>
            </w:rPr>
          </w:pPr>
          <w:hyperlink w:anchor="_Toc14501857" w:history="1">
            <w:r w:rsidRPr="00120DBE">
              <w:rPr>
                <w:rStyle w:val="Hyperlink"/>
                <w:b/>
                <w:bCs/>
                <w:smallCaps/>
                <w:noProof/>
                <w:spacing w:val="5"/>
              </w:rPr>
              <w:t>2.5.1.1</w:t>
            </w:r>
            <w:r>
              <w:rPr>
                <w:rFonts w:eastAsiaTheme="minorEastAsia"/>
                <w:noProof/>
              </w:rPr>
              <w:tab/>
            </w:r>
            <w:r w:rsidRPr="00120DBE">
              <w:rPr>
                <w:rStyle w:val="Hyperlink"/>
                <w:b/>
                <w:bCs/>
                <w:smallCaps/>
                <w:noProof/>
                <w:spacing w:val="5"/>
              </w:rPr>
              <w:t>Guest CWA Posture (NAC Web Agent)</w:t>
            </w:r>
            <w:r>
              <w:rPr>
                <w:noProof/>
                <w:webHidden/>
              </w:rPr>
              <w:tab/>
            </w:r>
            <w:r>
              <w:rPr>
                <w:noProof/>
                <w:webHidden/>
              </w:rPr>
              <w:fldChar w:fldCharType="begin"/>
            </w:r>
            <w:r>
              <w:rPr>
                <w:noProof/>
                <w:webHidden/>
              </w:rPr>
              <w:instrText xml:space="preserve"> PAGEREF _Toc14501857 \h </w:instrText>
            </w:r>
            <w:r>
              <w:rPr>
                <w:noProof/>
                <w:webHidden/>
              </w:rPr>
            </w:r>
            <w:r>
              <w:rPr>
                <w:noProof/>
                <w:webHidden/>
              </w:rPr>
              <w:fldChar w:fldCharType="separate"/>
            </w:r>
            <w:r>
              <w:rPr>
                <w:noProof/>
                <w:webHidden/>
              </w:rPr>
              <w:t>11</w:t>
            </w:r>
            <w:r>
              <w:rPr>
                <w:noProof/>
                <w:webHidden/>
              </w:rPr>
              <w:fldChar w:fldCharType="end"/>
            </w:r>
          </w:hyperlink>
        </w:p>
        <w:p w14:paraId="28F96C91" w14:textId="77777777" w:rsidR="009D4CCC" w:rsidRDefault="009D4CCC">
          <w:pPr>
            <w:pStyle w:val="TOC3"/>
            <w:tabs>
              <w:tab w:val="left" w:pos="1320"/>
              <w:tab w:val="right" w:leader="dot" w:pos="9350"/>
            </w:tabs>
            <w:rPr>
              <w:rFonts w:eastAsiaTheme="minorEastAsia"/>
              <w:noProof/>
            </w:rPr>
          </w:pPr>
          <w:hyperlink w:anchor="_Toc14501858" w:history="1">
            <w:r w:rsidRPr="00120DBE">
              <w:rPr>
                <w:rStyle w:val="Hyperlink"/>
                <w:b/>
                <w:bCs/>
                <w:smallCaps/>
                <w:noProof/>
                <w:spacing w:val="5"/>
              </w:rPr>
              <w:t>2.5.2</w:t>
            </w:r>
            <w:r>
              <w:rPr>
                <w:rFonts w:eastAsiaTheme="minorEastAsia"/>
                <w:noProof/>
              </w:rPr>
              <w:tab/>
            </w:r>
            <w:r w:rsidRPr="00120DBE">
              <w:rPr>
                <w:rStyle w:val="Hyperlink"/>
                <w:b/>
                <w:bCs/>
                <w:smallCaps/>
                <w:noProof/>
                <w:spacing w:val="5"/>
              </w:rPr>
              <w:t>Authenticated Users</w:t>
            </w:r>
            <w:r>
              <w:rPr>
                <w:noProof/>
                <w:webHidden/>
              </w:rPr>
              <w:tab/>
            </w:r>
            <w:r>
              <w:rPr>
                <w:noProof/>
                <w:webHidden/>
              </w:rPr>
              <w:fldChar w:fldCharType="begin"/>
            </w:r>
            <w:r>
              <w:rPr>
                <w:noProof/>
                <w:webHidden/>
              </w:rPr>
              <w:instrText xml:space="preserve"> PAGEREF _Toc14501858 \h </w:instrText>
            </w:r>
            <w:r>
              <w:rPr>
                <w:noProof/>
                <w:webHidden/>
              </w:rPr>
            </w:r>
            <w:r>
              <w:rPr>
                <w:noProof/>
                <w:webHidden/>
              </w:rPr>
              <w:fldChar w:fldCharType="separate"/>
            </w:r>
            <w:r>
              <w:rPr>
                <w:noProof/>
                <w:webHidden/>
              </w:rPr>
              <w:t>15</w:t>
            </w:r>
            <w:r>
              <w:rPr>
                <w:noProof/>
                <w:webHidden/>
              </w:rPr>
              <w:fldChar w:fldCharType="end"/>
            </w:r>
          </w:hyperlink>
        </w:p>
        <w:p w14:paraId="03C6BAB7" w14:textId="77777777" w:rsidR="009D4CCC" w:rsidRDefault="009D4CCC">
          <w:pPr>
            <w:pStyle w:val="TOC3"/>
            <w:tabs>
              <w:tab w:val="left" w:pos="1320"/>
              <w:tab w:val="right" w:leader="dot" w:pos="9350"/>
            </w:tabs>
            <w:rPr>
              <w:rFonts w:eastAsiaTheme="minorEastAsia"/>
              <w:noProof/>
            </w:rPr>
          </w:pPr>
          <w:hyperlink w:anchor="_Toc14501859" w:history="1">
            <w:r w:rsidRPr="00120DBE">
              <w:rPr>
                <w:rStyle w:val="Hyperlink"/>
                <w:b/>
                <w:bCs/>
                <w:smallCaps/>
                <w:noProof/>
                <w:spacing w:val="5"/>
              </w:rPr>
              <w:t>2.5.2.1</w:t>
            </w:r>
            <w:r>
              <w:rPr>
                <w:rFonts w:eastAsiaTheme="minorEastAsia"/>
                <w:noProof/>
              </w:rPr>
              <w:tab/>
            </w:r>
            <w:r w:rsidRPr="00120DBE">
              <w:rPr>
                <w:rStyle w:val="Hyperlink"/>
                <w:b/>
                <w:bCs/>
                <w:smallCaps/>
                <w:noProof/>
                <w:spacing w:val="5"/>
              </w:rPr>
              <w:t>GIC Employee Dot1x Posture (NAC Agent)</w:t>
            </w:r>
            <w:r>
              <w:rPr>
                <w:noProof/>
                <w:webHidden/>
              </w:rPr>
              <w:tab/>
            </w:r>
            <w:r>
              <w:rPr>
                <w:noProof/>
                <w:webHidden/>
              </w:rPr>
              <w:fldChar w:fldCharType="begin"/>
            </w:r>
            <w:r>
              <w:rPr>
                <w:noProof/>
                <w:webHidden/>
              </w:rPr>
              <w:instrText xml:space="preserve"> PAGEREF _Toc14501859 \h </w:instrText>
            </w:r>
            <w:r>
              <w:rPr>
                <w:noProof/>
                <w:webHidden/>
              </w:rPr>
            </w:r>
            <w:r>
              <w:rPr>
                <w:noProof/>
                <w:webHidden/>
              </w:rPr>
              <w:fldChar w:fldCharType="separate"/>
            </w:r>
            <w:r>
              <w:rPr>
                <w:noProof/>
                <w:webHidden/>
              </w:rPr>
              <w:t>15</w:t>
            </w:r>
            <w:r>
              <w:rPr>
                <w:noProof/>
                <w:webHidden/>
              </w:rPr>
              <w:fldChar w:fldCharType="end"/>
            </w:r>
          </w:hyperlink>
        </w:p>
        <w:p w14:paraId="79F5AF41" w14:textId="77777777" w:rsidR="009D4CCC" w:rsidRDefault="009D4CCC">
          <w:pPr>
            <w:pStyle w:val="TOC3"/>
            <w:tabs>
              <w:tab w:val="left" w:pos="1320"/>
              <w:tab w:val="right" w:leader="dot" w:pos="9350"/>
            </w:tabs>
            <w:rPr>
              <w:rFonts w:eastAsiaTheme="minorEastAsia"/>
              <w:noProof/>
            </w:rPr>
          </w:pPr>
          <w:hyperlink w:anchor="_Toc14501860" w:history="1">
            <w:r w:rsidRPr="00120DBE">
              <w:rPr>
                <w:rStyle w:val="Hyperlink"/>
                <w:b/>
                <w:bCs/>
                <w:smallCaps/>
                <w:noProof/>
                <w:spacing w:val="5"/>
              </w:rPr>
              <w:t>2.5.3</w:t>
            </w:r>
            <w:r>
              <w:rPr>
                <w:rFonts w:eastAsiaTheme="minorEastAsia"/>
                <w:noProof/>
              </w:rPr>
              <w:tab/>
            </w:r>
            <w:r w:rsidRPr="00120DBE">
              <w:rPr>
                <w:rStyle w:val="Hyperlink"/>
                <w:b/>
                <w:bCs/>
                <w:smallCaps/>
                <w:noProof/>
                <w:spacing w:val="5"/>
              </w:rPr>
              <w:t>Non-Authenticated Users</w:t>
            </w:r>
            <w:r>
              <w:rPr>
                <w:noProof/>
                <w:webHidden/>
              </w:rPr>
              <w:tab/>
            </w:r>
            <w:r>
              <w:rPr>
                <w:noProof/>
                <w:webHidden/>
              </w:rPr>
              <w:fldChar w:fldCharType="begin"/>
            </w:r>
            <w:r>
              <w:rPr>
                <w:noProof/>
                <w:webHidden/>
              </w:rPr>
              <w:instrText xml:space="preserve"> PAGEREF _Toc14501860 \h </w:instrText>
            </w:r>
            <w:r>
              <w:rPr>
                <w:noProof/>
                <w:webHidden/>
              </w:rPr>
            </w:r>
            <w:r>
              <w:rPr>
                <w:noProof/>
                <w:webHidden/>
              </w:rPr>
              <w:fldChar w:fldCharType="separate"/>
            </w:r>
            <w:r>
              <w:rPr>
                <w:noProof/>
                <w:webHidden/>
              </w:rPr>
              <w:t>19</w:t>
            </w:r>
            <w:r>
              <w:rPr>
                <w:noProof/>
                <w:webHidden/>
              </w:rPr>
              <w:fldChar w:fldCharType="end"/>
            </w:r>
          </w:hyperlink>
        </w:p>
        <w:p w14:paraId="61515A54" w14:textId="77777777" w:rsidR="009D4CCC" w:rsidRDefault="009D4CCC">
          <w:pPr>
            <w:pStyle w:val="TOC1"/>
            <w:tabs>
              <w:tab w:val="right" w:leader="dot" w:pos="9350"/>
            </w:tabs>
            <w:rPr>
              <w:rFonts w:eastAsiaTheme="minorEastAsia"/>
              <w:noProof/>
            </w:rPr>
          </w:pPr>
          <w:hyperlink w:anchor="_Toc14501861" w:history="1">
            <w:r w:rsidRPr="00120DBE">
              <w:rPr>
                <w:rStyle w:val="Hyperlink"/>
                <w:rFonts w:cstheme="minorHAnsi"/>
                <w:b/>
                <w:noProof/>
              </w:rPr>
              <w:t>Part II – Domain Based Authentication</w:t>
            </w:r>
            <w:r>
              <w:rPr>
                <w:noProof/>
                <w:webHidden/>
              </w:rPr>
              <w:tab/>
            </w:r>
            <w:r>
              <w:rPr>
                <w:noProof/>
                <w:webHidden/>
              </w:rPr>
              <w:fldChar w:fldCharType="begin"/>
            </w:r>
            <w:r>
              <w:rPr>
                <w:noProof/>
                <w:webHidden/>
              </w:rPr>
              <w:instrText xml:space="preserve"> PAGEREF _Toc14501861 \h </w:instrText>
            </w:r>
            <w:r>
              <w:rPr>
                <w:noProof/>
                <w:webHidden/>
              </w:rPr>
            </w:r>
            <w:r>
              <w:rPr>
                <w:noProof/>
                <w:webHidden/>
              </w:rPr>
              <w:fldChar w:fldCharType="separate"/>
            </w:r>
            <w:r>
              <w:rPr>
                <w:noProof/>
                <w:webHidden/>
              </w:rPr>
              <w:t>19</w:t>
            </w:r>
            <w:r>
              <w:rPr>
                <w:noProof/>
                <w:webHidden/>
              </w:rPr>
              <w:fldChar w:fldCharType="end"/>
            </w:r>
          </w:hyperlink>
        </w:p>
        <w:p w14:paraId="09034354" w14:textId="77777777" w:rsidR="009D4CCC" w:rsidRDefault="009D4CCC">
          <w:pPr>
            <w:pStyle w:val="TOC2"/>
            <w:tabs>
              <w:tab w:val="left" w:pos="660"/>
              <w:tab w:val="right" w:leader="dot" w:pos="9350"/>
            </w:tabs>
            <w:rPr>
              <w:rFonts w:eastAsiaTheme="minorEastAsia"/>
              <w:noProof/>
            </w:rPr>
          </w:pPr>
          <w:hyperlink w:anchor="_Toc14501862" w:history="1">
            <w:r w:rsidRPr="00120DBE">
              <w:rPr>
                <w:rStyle w:val="Hyperlink"/>
                <w:b/>
                <w:noProof/>
              </w:rPr>
              <w:t>2</w:t>
            </w:r>
            <w:r>
              <w:rPr>
                <w:rFonts w:eastAsiaTheme="minorEastAsia"/>
                <w:noProof/>
              </w:rPr>
              <w:tab/>
            </w:r>
            <w:r w:rsidRPr="00120DBE">
              <w:rPr>
                <w:rStyle w:val="Hyperlink"/>
                <w:b/>
                <w:noProof/>
              </w:rPr>
              <w:t>GIC Domain Client Authentication</w:t>
            </w:r>
            <w:r>
              <w:rPr>
                <w:noProof/>
                <w:webHidden/>
              </w:rPr>
              <w:tab/>
            </w:r>
            <w:r>
              <w:rPr>
                <w:noProof/>
                <w:webHidden/>
              </w:rPr>
              <w:fldChar w:fldCharType="begin"/>
            </w:r>
            <w:r>
              <w:rPr>
                <w:noProof/>
                <w:webHidden/>
              </w:rPr>
              <w:instrText xml:space="preserve"> PAGEREF _Toc14501862 \h </w:instrText>
            </w:r>
            <w:r>
              <w:rPr>
                <w:noProof/>
                <w:webHidden/>
              </w:rPr>
            </w:r>
            <w:r>
              <w:rPr>
                <w:noProof/>
                <w:webHidden/>
              </w:rPr>
              <w:fldChar w:fldCharType="separate"/>
            </w:r>
            <w:r>
              <w:rPr>
                <w:noProof/>
                <w:webHidden/>
              </w:rPr>
              <w:t>19</w:t>
            </w:r>
            <w:r>
              <w:rPr>
                <w:noProof/>
                <w:webHidden/>
              </w:rPr>
              <w:fldChar w:fldCharType="end"/>
            </w:r>
          </w:hyperlink>
        </w:p>
        <w:p w14:paraId="5D3A95D3" w14:textId="77777777" w:rsidR="009D4CCC" w:rsidRDefault="009D4CCC">
          <w:pPr>
            <w:pStyle w:val="TOC3"/>
            <w:tabs>
              <w:tab w:val="left" w:pos="1100"/>
              <w:tab w:val="right" w:leader="dot" w:pos="9350"/>
            </w:tabs>
            <w:rPr>
              <w:rFonts w:eastAsiaTheme="minorEastAsia"/>
              <w:noProof/>
            </w:rPr>
          </w:pPr>
          <w:hyperlink w:anchor="_Toc14501863" w:history="1">
            <w:r w:rsidRPr="00120DBE">
              <w:rPr>
                <w:rStyle w:val="Hyperlink"/>
                <w:b/>
                <w:bCs/>
                <w:smallCaps/>
                <w:noProof/>
                <w:spacing w:val="5"/>
              </w:rPr>
              <w:t>2.1</w:t>
            </w:r>
            <w:r>
              <w:rPr>
                <w:rFonts w:eastAsiaTheme="minorEastAsia"/>
                <w:noProof/>
              </w:rPr>
              <w:tab/>
            </w:r>
            <w:r w:rsidRPr="00120DBE">
              <w:rPr>
                <w:rStyle w:val="Hyperlink"/>
                <w:b/>
                <w:bCs/>
                <w:smallCaps/>
                <w:noProof/>
                <w:spacing w:val="5"/>
              </w:rPr>
              <w:t>Kerberos TGT (Authentication or Logon Ticket) Process</w:t>
            </w:r>
            <w:r>
              <w:rPr>
                <w:noProof/>
                <w:webHidden/>
              </w:rPr>
              <w:tab/>
            </w:r>
            <w:r>
              <w:rPr>
                <w:noProof/>
                <w:webHidden/>
              </w:rPr>
              <w:fldChar w:fldCharType="begin"/>
            </w:r>
            <w:r>
              <w:rPr>
                <w:noProof/>
                <w:webHidden/>
              </w:rPr>
              <w:instrText xml:space="preserve"> PAGEREF _Toc14501863 \h </w:instrText>
            </w:r>
            <w:r>
              <w:rPr>
                <w:noProof/>
                <w:webHidden/>
              </w:rPr>
            </w:r>
            <w:r>
              <w:rPr>
                <w:noProof/>
                <w:webHidden/>
              </w:rPr>
              <w:fldChar w:fldCharType="separate"/>
            </w:r>
            <w:r>
              <w:rPr>
                <w:noProof/>
                <w:webHidden/>
              </w:rPr>
              <w:t>20</w:t>
            </w:r>
            <w:r>
              <w:rPr>
                <w:noProof/>
                <w:webHidden/>
              </w:rPr>
              <w:fldChar w:fldCharType="end"/>
            </w:r>
          </w:hyperlink>
        </w:p>
        <w:p w14:paraId="2B92B537" w14:textId="77777777" w:rsidR="009D4CCC" w:rsidRDefault="009D4CCC">
          <w:pPr>
            <w:pStyle w:val="TOC3"/>
            <w:tabs>
              <w:tab w:val="left" w:pos="1100"/>
              <w:tab w:val="right" w:leader="dot" w:pos="9350"/>
            </w:tabs>
            <w:rPr>
              <w:rFonts w:eastAsiaTheme="minorEastAsia"/>
              <w:noProof/>
            </w:rPr>
          </w:pPr>
          <w:hyperlink w:anchor="_Toc14501864" w:history="1">
            <w:r w:rsidRPr="00120DBE">
              <w:rPr>
                <w:rStyle w:val="Hyperlink"/>
                <w:b/>
                <w:bCs/>
                <w:smallCaps/>
                <w:noProof/>
                <w:spacing w:val="5"/>
              </w:rPr>
              <w:t>2.2</w:t>
            </w:r>
            <w:r>
              <w:rPr>
                <w:rFonts w:eastAsiaTheme="minorEastAsia"/>
                <w:noProof/>
              </w:rPr>
              <w:tab/>
            </w:r>
            <w:r w:rsidRPr="00120DBE">
              <w:rPr>
                <w:rStyle w:val="Hyperlink"/>
                <w:b/>
                <w:bCs/>
                <w:smallCaps/>
                <w:noProof/>
                <w:spacing w:val="5"/>
              </w:rPr>
              <w:t>TGT format (TGS is similar):</w:t>
            </w:r>
            <w:r>
              <w:rPr>
                <w:noProof/>
                <w:webHidden/>
              </w:rPr>
              <w:tab/>
            </w:r>
            <w:r>
              <w:rPr>
                <w:noProof/>
                <w:webHidden/>
              </w:rPr>
              <w:fldChar w:fldCharType="begin"/>
            </w:r>
            <w:r>
              <w:rPr>
                <w:noProof/>
                <w:webHidden/>
              </w:rPr>
              <w:instrText xml:space="preserve"> PAGEREF _Toc14501864 \h </w:instrText>
            </w:r>
            <w:r>
              <w:rPr>
                <w:noProof/>
                <w:webHidden/>
              </w:rPr>
            </w:r>
            <w:r>
              <w:rPr>
                <w:noProof/>
                <w:webHidden/>
              </w:rPr>
              <w:fldChar w:fldCharType="separate"/>
            </w:r>
            <w:r>
              <w:rPr>
                <w:noProof/>
                <w:webHidden/>
              </w:rPr>
              <w:t>20</w:t>
            </w:r>
            <w:r>
              <w:rPr>
                <w:noProof/>
                <w:webHidden/>
              </w:rPr>
              <w:fldChar w:fldCharType="end"/>
            </w:r>
          </w:hyperlink>
        </w:p>
        <w:p w14:paraId="363ED898" w14:textId="77777777" w:rsidR="009D4CCC" w:rsidRDefault="009D4CCC">
          <w:pPr>
            <w:pStyle w:val="TOC3"/>
            <w:tabs>
              <w:tab w:val="left" w:pos="1100"/>
              <w:tab w:val="right" w:leader="dot" w:pos="9350"/>
            </w:tabs>
            <w:rPr>
              <w:rFonts w:eastAsiaTheme="minorEastAsia"/>
              <w:noProof/>
            </w:rPr>
          </w:pPr>
          <w:hyperlink w:anchor="_Toc14501865" w:history="1">
            <w:r w:rsidRPr="00120DBE">
              <w:rPr>
                <w:rStyle w:val="Hyperlink"/>
                <w:b/>
                <w:bCs/>
                <w:smallCaps/>
                <w:noProof/>
                <w:spacing w:val="5"/>
              </w:rPr>
              <w:t>2.3</w:t>
            </w:r>
            <w:r>
              <w:rPr>
                <w:rFonts w:eastAsiaTheme="minorEastAsia"/>
                <w:noProof/>
              </w:rPr>
              <w:tab/>
            </w:r>
            <w:r w:rsidRPr="00120DBE">
              <w:rPr>
                <w:rStyle w:val="Hyperlink"/>
                <w:b/>
                <w:bCs/>
                <w:smallCaps/>
                <w:noProof/>
                <w:spacing w:val="5"/>
              </w:rPr>
              <w:t>Kerberos TGS (Service Ticket) Process</w:t>
            </w:r>
            <w:r>
              <w:rPr>
                <w:noProof/>
                <w:webHidden/>
              </w:rPr>
              <w:tab/>
            </w:r>
            <w:r>
              <w:rPr>
                <w:noProof/>
                <w:webHidden/>
              </w:rPr>
              <w:fldChar w:fldCharType="begin"/>
            </w:r>
            <w:r>
              <w:rPr>
                <w:noProof/>
                <w:webHidden/>
              </w:rPr>
              <w:instrText xml:space="preserve"> PAGEREF _Toc14501865 \h </w:instrText>
            </w:r>
            <w:r>
              <w:rPr>
                <w:noProof/>
                <w:webHidden/>
              </w:rPr>
            </w:r>
            <w:r>
              <w:rPr>
                <w:noProof/>
                <w:webHidden/>
              </w:rPr>
              <w:fldChar w:fldCharType="separate"/>
            </w:r>
            <w:r>
              <w:rPr>
                <w:noProof/>
                <w:webHidden/>
              </w:rPr>
              <w:t>21</w:t>
            </w:r>
            <w:r>
              <w:rPr>
                <w:noProof/>
                <w:webHidden/>
              </w:rPr>
              <w:fldChar w:fldCharType="end"/>
            </w:r>
          </w:hyperlink>
        </w:p>
        <w:p w14:paraId="2408225A" w14:textId="77777777" w:rsidR="009D4CCC" w:rsidRDefault="009D4CCC">
          <w:pPr>
            <w:pStyle w:val="TOC2"/>
            <w:tabs>
              <w:tab w:val="left" w:pos="660"/>
              <w:tab w:val="right" w:leader="dot" w:pos="9350"/>
            </w:tabs>
            <w:rPr>
              <w:rFonts w:eastAsiaTheme="minorEastAsia"/>
              <w:noProof/>
            </w:rPr>
          </w:pPr>
          <w:hyperlink w:anchor="_Toc14501866" w:history="1">
            <w:r w:rsidRPr="00120DBE">
              <w:rPr>
                <w:rStyle w:val="Hyperlink"/>
                <w:b/>
                <w:noProof/>
              </w:rPr>
              <w:t>3</w:t>
            </w:r>
            <w:r>
              <w:rPr>
                <w:rFonts w:eastAsiaTheme="minorEastAsia"/>
                <w:noProof/>
              </w:rPr>
              <w:tab/>
            </w:r>
            <w:r w:rsidRPr="00120DBE">
              <w:rPr>
                <w:rStyle w:val="Hyperlink"/>
                <w:b/>
                <w:noProof/>
              </w:rPr>
              <w:t>GIC Single Sign on for Hybrid applications.</w:t>
            </w:r>
            <w:r>
              <w:rPr>
                <w:noProof/>
                <w:webHidden/>
              </w:rPr>
              <w:tab/>
            </w:r>
            <w:r>
              <w:rPr>
                <w:noProof/>
                <w:webHidden/>
              </w:rPr>
              <w:fldChar w:fldCharType="begin"/>
            </w:r>
            <w:r>
              <w:rPr>
                <w:noProof/>
                <w:webHidden/>
              </w:rPr>
              <w:instrText xml:space="preserve"> PAGEREF _Toc14501866 \h </w:instrText>
            </w:r>
            <w:r>
              <w:rPr>
                <w:noProof/>
                <w:webHidden/>
              </w:rPr>
            </w:r>
            <w:r>
              <w:rPr>
                <w:noProof/>
                <w:webHidden/>
              </w:rPr>
              <w:fldChar w:fldCharType="separate"/>
            </w:r>
            <w:r>
              <w:rPr>
                <w:noProof/>
                <w:webHidden/>
              </w:rPr>
              <w:t>21</w:t>
            </w:r>
            <w:r>
              <w:rPr>
                <w:noProof/>
                <w:webHidden/>
              </w:rPr>
              <w:fldChar w:fldCharType="end"/>
            </w:r>
          </w:hyperlink>
        </w:p>
        <w:p w14:paraId="671A9615" w14:textId="77777777" w:rsidR="009D4CCC" w:rsidRDefault="009D4CCC">
          <w:pPr>
            <w:pStyle w:val="TOC3"/>
            <w:tabs>
              <w:tab w:val="left" w:pos="1100"/>
              <w:tab w:val="right" w:leader="dot" w:pos="9350"/>
            </w:tabs>
            <w:rPr>
              <w:rFonts w:eastAsiaTheme="minorEastAsia"/>
              <w:noProof/>
            </w:rPr>
          </w:pPr>
          <w:hyperlink w:anchor="_Toc14501867" w:history="1">
            <w:r w:rsidRPr="00120DBE">
              <w:rPr>
                <w:rStyle w:val="Hyperlink"/>
                <w:b/>
                <w:bCs/>
                <w:smallCaps/>
                <w:noProof/>
                <w:spacing w:val="5"/>
              </w:rPr>
              <w:t>3.1</w:t>
            </w:r>
            <w:r>
              <w:rPr>
                <w:rFonts w:eastAsiaTheme="minorEastAsia"/>
                <w:noProof/>
              </w:rPr>
              <w:tab/>
            </w:r>
            <w:r w:rsidRPr="00120DBE">
              <w:rPr>
                <w:rStyle w:val="Hyperlink"/>
                <w:b/>
                <w:bCs/>
                <w:smallCaps/>
                <w:noProof/>
                <w:spacing w:val="5"/>
              </w:rPr>
              <w:t>Azure AD Pass-through Authentication.</w:t>
            </w:r>
            <w:r>
              <w:rPr>
                <w:noProof/>
                <w:webHidden/>
              </w:rPr>
              <w:tab/>
            </w:r>
            <w:r>
              <w:rPr>
                <w:noProof/>
                <w:webHidden/>
              </w:rPr>
              <w:fldChar w:fldCharType="begin"/>
            </w:r>
            <w:r>
              <w:rPr>
                <w:noProof/>
                <w:webHidden/>
              </w:rPr>
              <w:instrText xml:space="preserve"> PAGEREF _Toc14501867 \h </w:instrText>
            </w:r>
            <w:r>
              <w:rPr>
                <w:noProof/>
                <w:webHidden/>
              </w:rPr>
            </w:r>
            <w:r>
              <w:rPr>
                <w:noProof/>
                <w:webHidden/>
              </w:rPr>
              <w:fldChar w:fldCharType="separate"/>
            </w:r>
            <w:r>
              <w:rPr>
                <w:noProof/>
                <w:webHidden/>
              </w:rPr>
              <w:t>22</w:t>
            </w:r>
            <w:r>
              <w:rPr>
                <w:noProof/>
                <w:webHidden/>
              </w:rPr>
              <w:fldChar w:fldCharType="end"/>
            </w:r>
          </w:hyperlink>
        </w:p>
        <w:p w14:paraId="01FC9719" w14:textId="77777777" w:rsidR="009D4CCC" w:rsidRDefault="009D4CCC">
          <w:pPr>
            <w:pStyle w:val="TOC3"/>
            <w:tabs>
              <w:tab w:val="left" w:pos="1100"/>
              <w:tab w:val="right" w:leader="dot" w:pos="9350"/>
            </w:tabs>
            <w:rPr>
              <w:rFonts w:eastAsiaTheme="minorEastAsia"/>
              <w:noProof/>
            </w:rPr>
          </w:pPr>
          <w:hyperlink w:anchor="_Toc14501868" w:history="1">
            <w:r w:rsidRPr="00120DBE">
              <w:rPr>
                <w:rStyle w:val="Hyperlink"/>
                <w:bCs/>
                <w:smallCaps/>
                <w:noProof/>
                <w:spacing w:val="5"/>
              </w:rPr>
              <w:t>3.2</w:t>
            </w:r>
            <w:r>
              <w:rPr>
                <w:rFonts w:eastAsiaTheme="minorEastAsia"/>
                <w:noProof/>
              </w:rPr>
              <w:tab/>
            </w:r>
            <w:r w:rsidRPr="00120DBE">
              <w:rPr>
                <w:rStyle w:val="Hyperlink"/>
                <w:b/>
                <w:bCs/>
                <w:smallCaps/>
                <w:noProof/>
                <w:spacing w:val="5"/>
              </w:rPr>
              <w:t>Azure Multi Factor Authentication.</w:t>
            </w:r>
            <w:r>
              <w:rPr>
                <w:noProof/>
                <w:webHidden/>
              </w:rPr>
              <w:tab/>
            </w:r>
            <w:r>
              <w:rPr>
                <w:noProof/>
                <w:webHidden/>
              </w:rPr>
              <w:fldChar w:fldCharType="begin"/>
            </w:r>
            <w:r>
              <w:rPr>
                <w:noProof/>
                <w:webHidden/>
              </w:rPr>
              <w:instrText xml:space="preserve"> PAGEREF _Toc14501868 \h </w:instrText>
            </w:r>
            <w:r>
              <w:rPr>
                <w:noProof/>
                <w:webHidden/>
              </w:rPr>
            </w:r>
            <w:r>
              <w:rPr>
                <w:noProof/>
                <w:webHidden/>
              </w:rPr>
              <w:fldChar w:fldCharType="separate"/>
            </w:r>
            <w:r>
              <w:rPr>
                <w:noProof/>
                <w:webHidden/>
              </w:rPr>
              <w:t>24</w:t>
            </w:r>
            <w:r>
              <w:rPr>
                <w:noProof/>
                <w:webHidden/>
              </w:rPr>
              <w:fldChar w:fldCharType="end"/>
            </w:r>
          </w:hyperlink>
        </w:p>
        <w:p w14:paraId="523D4A09" w14:textId="77777777" w:rsidR="009D4CCC" w:rsidRDefault="009D4CCC">
          <w:pPr>
            <w:pStyle w:val="TOC1"/>
            <w:tabs>
              <w:tab w:val="right" w:leader="dot" w:pos="9350"/>
            </w:tabs>
            <w:rPr>
              <w:rFonts w:eastAsiaTheme="minorEastAsia"/>
              <w:noProof/>
            </w:rPr>
          </w:pPr>
          <w:hyperlink w:anchor="_Toc14501869" w:history="1">
            <w:r w:rsidRPr="00120DBE">
              <w:rPr>
                <w:rStyle w:val="Hyperlink"/>
                <w:rFonts w:cstheme="minorHAnsi"/>
                <w:b/>
                <w:noProof/>
              </w:rPr>
              <w:t>Part III – Intune Based Authorization</w:t>
            </w:r>
            <w:r>
              <w:rPr>
                <w:noProof/>
                <w:webHidden/>
              </w:rPr>
              <w:tab/>
            </w:r>
            <w:r>
              <w:rPr>
                <w:noProof/>
                <w:webHidden/>
              </w:rPr>
              <w:fldChar w:fldCharType="begin"/>
            </w:r>
            <w:r>
              <w:rPr>
                <w:noProof/>
                <w:webHidden/>
              </w:rPr>
              <w:instrText xml:space="preserve"> PAGEREF _Toc14501869 \h </w:instrText>
            </w:r>
            <w:r>
              <w:rPr>
                <w:noProof/>
                <w:webHidden/>
              </w:rPr>
            </w:r>
            <w:r>
              <w:rPr>
                <w:noProof/>
                <w:webHidden/>
              </w:rPr>
              <w:fldChar w:fldCharType="separate"/>
            </w:r>
            <w:r>
              <w:rPr>
                <w:noProof/>
                <w:webHidden/>
              </w:rPr>
              <w:t>25</w:t>
            </w:r>
            <w:r>
              <w:rPr>
                <w:noProof/>
                <w:webHidden/>
              </w:rPr>
              <w:fldChar w:fldCharType="end"/>
            </w:r>
          </w:hyperlink>
        </w:p>
        <w:p w14:paraId="144E1EB4" w14:textId="77777777" w:rsidR="009D4CCC" w:rsidRDefault="009D4CCC">
          <w:pPr>
            <w:pStyle w:val="TOC1"/>
            <w:tabs>
              <w:tab w:val="right" w:leader="dot" w:pos="9350"/>
            </w:tabs>
            <w:rPr>
              <w:rFonts w:eastAsiaTheme="minorEastAsia"/>
              <w:noProof/>
            </w:rPr>
          </w:pPr>
          <w:hyperlink w:anchor="_Toc14501870" w:history="1">
            <w:r w:rsidRPr="00120DBE">
              <w:rPr>
                <w:rStyle w:val="Hyperlink"/>
                <w:b/>
                <w:bCs/>
                <w:smallCaps/>
                <w:noProof/>
                <w:spacing w:val="5"/>
              </w:rPr>
              <w:t>Device /User Groups</w:t>
            </w:r>
            <w:r>
              <w:rPr>
                <w:noProof/>
                <w:webHidden/>
              </w:rPr>
              <w:tab/>
            </w:r>
            <w:r>
              <w:rPr>
                <w:noProof/>
                <w:webHidden/>
              </w:rPr>
              <w:fldChar w:fldCharType="begin"/>
            </w:r>
            <w:r>
              <w:rPr>
                <w:noProof/>
                <w:webHidden/>
              </w:rPr>
              <w:instrText xml:space="preserve"> PAGEREF _Toc14501870 \h </w:instrText>
            </w:r>
            <w:r>
              <w:rPr>
                <w:noProof/>
                <w:webHidden/>
              </w:rPr>
            </w:r>
            <w:r>
              <w:rPr>
                <w:noProof/>
                <w:webHidden/>
              </w:rPr>
              <w:fldChar w:fldCharType="separate"/>
            </w:r>
            <w:r>
              <w:rPr>
                <w:noProof/>
                <w:webHidden/>
              </w:rPr>
              <w:t>25</w:t>
            </w:r>
            <w:r>
              <w:rPr>
                <w:noProof/>
                <w:webHidden/>
              </w:rPr>
              <w:fldChar w:fldCharType="end"/>
            </w:r>
          </w:hyperlink>
        </w:p>
        <w:p w14:paraId="13FCAB4C" w14:textId="77777777" w:rsidR="009D4CCC" w:rsidRDefault="009D4CCC">
          <w:pPr>
            <w:pStyle w:val="TOC1"/>
            <w:tabs>
              <w:tab w:val="right" w:leader="dot" w:pos="9350"/>
            </w:tabs>
            <w:rPr>
              <w:rFonts w:eastAsiaTheme="minorEastAsia"/>
              <w:noProof/>
            </w:rPr>
          </w:pPr>
          <w:hyperlink w:anchor="_Toc14501871" w:history="1">
            <w:r w:rsidRPr="00120DBE">
              <w:rPr>
                <w:rStyle w:val="Hyperlink"/>
                <w:b/>
                <w:bCs/>
                <w:smallCaps/>
                <w:noProof/>
                <w:spacing w:val="5"/>
              </w:rPr>
              <w:t>Device Compliance policy</w:t>
            </w:r>
            <w:r>
              <w:rPr>
                <w:noProof/>
                <w:webHidden/>
              </w:rPr>
              <w:tab/>
            </w:r>
            <w:r>
              <w:rPr>
                <w:noProof/>
                <w:webHidden/>
              </w:rPr>
              <w:fldChar w:fldCharType="begin"/>
            </w:r>
            <w:r>
              <w:rPr>
                <w:noProof/>
                <w:webHidden/>
              </w:rPr>
              <w:instrText xml:space="preserve"> PAGEREF _Toc14501871 \h </w:instrText>
            </w:r>
            <w:r>
              <w:rPr>
                <w:noProof/>
                <w:webHidden/>
              </w:rPr>
            </w:r>
            <w:r>
              <w:rPr>
                <w:noProof/>
                <w:webHidden/>
              </w:rPr>
              <w:fldChar w:fldCharType="separate"/>
            </w:r>
            <w:r>
              <w:rPr>
                <w:noProof/>
                <w:webHidden/>
              </w:rPr>
              <w:t>25</w:t>
            </w:r>
            <w:r>
              <w:rPr>
                <w:noProof/>
                <w:webHidden/>
              </w:rPr>
              <w:fldChar w:fldCharType="end"/>
            </w:r>
          </w:hyperlink>
        </w:p>
        <w:p w14:paraId="5F443629" w14:textId="77777777" w:rsidR="009D4CCC" w:rsidRDefault="009D4CCC">
          <w:pPr>
            <w:pStyle w:val="TOC1"/>
            <w:tabs>
              <w:tab w:val="right" w:leader="dot" w:pos="9350"/>
            </w:tabs>
            <w:rPr>
              <w:rFonts w:eastAsiaTheme="minorEastAsia"/>
              <w:noProof/>
            </w:rPr>
          </w:pPr>
          <w:hyperlink w:anchor="_Toc14501872" w:history="1">
            <w:r w:rsidRPr="00120DBE">
              <w:rPr>
                <w:rStyle w:val="Hyperlink"/>
                <w:b/>
                <w:bCs/>
                <w:smallCaps/>
                <w:noProof/>
                <w:spacing w:val="5"/>
              </w:rPr>
              <w:t>PIN or password configuration</w:t>
            </w:r>
            <w:r>
              <w:rPr>
                <w:noProof/>
                <w:webHidden/>
              </w:rPr>
              <w:tab/>
            </w:r>
            <w:r>
              <w:rPr>
                <w:noProof/>
                <w:webHidden/>
              </w:rPr>
              <w:fldChar w:fldCharType="begin"/>
            </w:r>
            <w:r>
              <w:rPr>
                <w:noProof/>
                <w:webHidden/>
              </w:rPr>
              <w:instrText xml:space="preserve"> PAGEREF _Toc14501872 \h </w:instrText>
            </w:r>
            <w:r>
              <w:rPr>
                <w:noProof/>
                <w:webHidden/>
              </w:rPr>
            </w:r>
            <w:r>
              <w:rPr>
                <w:noProof/>
                <w:webHidden/>
              </w:rPr>
              <w:fldChar w:fldCharType="separate"/>
            </w:r>
            <w:r>
              <w:rPr>
                <w:noProof/>
                <w:webHidden/>
              </w:rPr>
              <w:t>25</w:t>
            </w:r>
            <w:r>
              <w:rPr>
                <w:noProof/>
                <w:webHidden/>
              </w:rPr>
              <w:fldChar w:fldCharType="end"/>
            </w:r>
          </w:hyperlink>
        </w:p>
        <w:p w14:paraId="56DE9B89" w14:textId="77777777" w:rsidR="009D4CCC" w:rsidRDefault="009D4CCC">
          <w:pPr>
            <w:pStyle w:val="TOC2"/>
            <w:tabs>
              <w:tab w:val="right" w:leader="dot" w:pos="9350"/>
            </w:tabs>
            <w:rPr>
              <w:rFonts w:eastAsiaTheme="minorEastAsia"/>
              <w:noProof/>
            </w:rPr>
          </w:pPr>
          <w:hyperlink w:anchor="_Toc14501873" w:history="1">
            <w:r w:rsidRPr="00120DBE">
              <w:rPr>
                <w:rStyle w:val="Hyperlink"/>
                <w:b/>
                <w:bCs/>
                <w:smallCaps/>
                <w:noProof/>
                <w:spacing w:val="5"/>
              </w:rPr>
              <w:t>Application</w:t>
            </w:r>
            <w:r w:rsidRPr="00120DBE">
              <w:rPr>
                <w:rStyle w:val="Hyperlink"/>
                <w:noProof/>
              </w:rPr>
              <w:t xml:space="preserve"> </w:t>
            </w:r>
            <w:r w:rsidRPr="00120DBE">
              <w:rPr>
                <w:rStyle w:val="Hyperlink"/>
                <w:b/>
                <w:bCs/>
                <w:smallCaps/>
                <w:noProof/>
                <w:spacing w:val="5"/>
              </w:rPr>
              <w:t>Restriction</w:t>
            </w:r>
            <w:r w:rsidRPr="00120DBE">
              <w:rPr>
                <w:rStyle w:val="Hyperlink"/>
                <w:noProof/>
              </w:rPr>
              <w:t xml:space="preserve"> </w:t>
            </w:r>
            <w:r w:rsidRPr="00120DBE">
              <w:rPr>
                <w:rStyle w:val="Hyperlink"/>
                <w:b/>
                <w:bCs/>
                <w:smallCaps/>
                <w:noProof/>
                <w:spacing w:val="5"/>
              </w:rPr>
              <w:t>policy</w:t>
            </w:r>
            <w:r>
              <w:rPr>
                <w:noProof/>
                <w:webHidden/>
              </w:rPr>
              <w:tab/>
            </w:r>
            <w:r>
              <w:rPr>
                <w:noProof/>
                <w:webHidden/>
              </w:rPr>
              <w:fldChar w:fldCharType="begin"/>
            </w:r>
            <w:r>
              <w:rPr>
                <w:noProof/>
                <w:webHidden/>
              </w:rPr>
              <w:instrText xml:space="preserve"> PAGEREF _Toc14501873 \h </w:instrText>
            </w:r>
            <w:r>
              <w:rPr>
                <w:noProof/>
                <w:webHidden/>
              </w:rPr>
            </w:r>
            <w:r>
              <w:rPr>
                <w:noProof/>
                <w:webHidden/>
              </w:rPr>
              <w:fldChar w:fldCharType="separate"/>
            </w:r>
            <w:r>
              <w:rPr>
                <w:noProof/>
                <w:webHidden/>
              </w:rPr>
              <w:t>26</w:t>
            </w:r>
            <w:r>
              <w:rPr>
                <w:noProof/>
                <w:webHidden/>
              </w:rPr>
              <w:fldChar w:fldCharType="end"/>
            </w:r>
          </w:hyperlink>
        </w:p>
        <w:p w14:paraId="3501AC0A" w14:textId="77777777" w:rsidR="00221236" w:rsidRDefault="001243DA" w:rsidP="00221236">
          <w:r>
            <w:rPr>
              <w:b/>
              <w:bCs/>
              <w:noProof/>
            </w:rPr>
            <w:lastRenderedPageBreak/>
            <w:fldChar w:fldCharType="end"/>
          </w:r>
        </w:p>
      </w:sdtContent>
    </w:sdt>
    <w:p w14:paraId="1C31CA3C" w14:textId="77777777" w:rsidR="00A34B0E" w:rsidRDefault="00A34B0E" w:rsidP="009B591C">
      <w:pPr>
        <w:pStyle w:val="Heading1"/>
        <w:rPr>
          <w:b/>
        </w:rPr>
      </w:pPr>
    </w:p>
    <w:p w14:paraId="3D282807" w14:textId="77777777" w:rsidR="001E3169" w:rsidRDefault="001E3169" w:rsidP="001E3169"/>
    <w:p w14:paraId="48947247" w14:textId="1DFB6802" w:rsidR="001E3169" w:rsidDel="001221F0" w:rsidRDefault="001E3169" w:rsidP="001E3169">
      <w:pPr>
        <w:rPr>
          <w:del w:id="22" w:author="Info Desk" w:date="2026-05-21T08:09:00Z" w16du:dateUtc="2026-05-21T12:09:00Z"/>
        </w:rPr>
      </w:pPr>
    </w:p>
    <w:p w14:paraId="01F0F08D" w14:textId="780D31FB" w:rsidR="00392903" w:rsidDel="001221F0" w:rsidRDefault="00392903" w:rsidP="001E3169">
      <w:pPr>
        <w:rPr>
          <w:del w:id="23" w:author="Info Desk" w:date="2026-05-21T08:09:00Z" w16du:dateUtc="2026-05-21T12:09:00Z"/>
        </w:rPr>
      </w:pPr>
    </w:p>
    <w:p w14:paraId="13491423" w14:textId="36EE85B8" w:rsidR="00392903" w:rsidDel="001221F0" w:rsidRDefault="00392903" w:rsidP="001E3169">
      <w:pPr>
        <w:rPr>
          <w:del w:id="24" w:author="Info Desk" w:date="2026-05-21T08:09:00Z" w16du:dateUtc="2026-05-21T12:09:00Z"/>
        </w:rPr>
      </w:pPr>
    </w:p>
    <w:p w14:paraId="75963E0F" w14:textId="2AD6EE4C" w:rsidR="00392903" w:rsidDel="001221F0" w:rsidRDefault="00392903" w:rsidP="001E3169">
      <w:pPr>
        <w:rPr>
          <w:del w:id="25" w:author="Info Desk" w:date="2026-05-21T08:09:00Z" w16du:dateUtc="2026-05-21T12:09:00Z"/>
        </w:rPr>
      </w:pPr>
    </w:p>
    <w:p w14:paraId="1FD7B0E6" w14:textId="37853344" w:rsidR="00392903" w:rsidDel="001221F0" w:rsidRDefault="00392903" w:rsidP="001E3169">
      <w:pPr>
        <w:rPr>
          <w:del w:id="26" w:author="Info Desk" w:date="2026-05-21T08:09:00Z" w16du:dateUtc="2026-05-21T12:09:00Z"/>
        </w:rPr>
      </w:pPr>
    </w:p>
    <w:p w14:paraId="30AA2D50" w14:textId="77777777" w:rsidR="00392903" w:rsidRDefault="00392903" w:rsidP="001E3169"/>
    <w:p w14:paraId="0B993407" w14:textId="77777777" w:rsidR="00392903" w:rsidRDefault="00392903" w:rsidP="001E3169"/>
    <w:p w14:paraId="0F6D9B7B" w14:textId="77777777" w:rsidR="00392903" w:rsidRDefault="00392903" w:rsidP="001E3169"/>
    <w:p w14:paraId="7AF2743A" w14:textId="77777777" w:rsidR="00392903" w:rsidRDefault="00392903" w:rsidP="001E3169"/>
    <w:p w14:paraId="4261DE44" w14:textId="77777777" w:rsidR="00392903" w:rsidRDefault="00392903" w:rsidP="001E3169"/>
    <w:p w14:paraId="3F98A0A8" w14:textId="77777777" w:rsidR="00392903" w:rsidRDefault="00392903" w:rsidP="001E3169"/>
    <w:p w14:paraId="5D583195" w14:textId="77777777" w:rsidR="00392903" w:rsidRDefault="00392903" w:rsidP="001E3169"/>
    <w:p w14:paraId="1B731831" w14:textId="77777777" w:rsidR="00392903" w:rsidRDefault="00392903" w:rsidP="001E3169"/>
    <w:p w14:paraId="2973DB55" w14:textId="77777777" w:rsidR="00392903" w:rsidRDefault="00392903" w:rsidP="001E3169"/>
    <w:p w14:paraId="5CB202F3" w14:textId="77777777" w:rsidR="00392903" w:rsidRDefault="00392903" w:rsidP="001E3169"/>
    <w:p w14:paraId="34281186" w14:textId="77777777" w:rsidR="00392903" w:rsidRDefault="00392903" w:rsidP="001E3169"/>
    <w:p w14:paraId="00351514" w14:textId="77777777" w:rsidR="00392903" w:rsidRDefault="00392903" w:rsidP="001E3169"/>
    <w:p w14:paraId="0F765A1D" w14:textId="77777777" w:rsidR="00392903" w:rsidRDefault="00392903" w:rsidP="001E3169"/>
    <w:p w14:paraId="4A6BC6B4" w14:textId="77777777" w:rsidR="00392903" w:rsidRDefault="00392903" w:rsidP="001E3169"/>
    <w:p w14:paraId="23B2CA21" w14:textId="77777777" w:rsidR="00392903" w:rsidRDefault="00392903" w:rsidP="001E3169"/>
    <w:p w14:paraId="1D011EC5" w14:textId="77777777" w:rsidR="00392903" w:rsidRDefault="00392903" w:rsidP="001E3169">
      <w:pPr>
        <w:rPr>
          <w:ins w:id="27" w:author="Info Desk" w:date="2026-05-21T08:09:00Z" w16du:dateUtc="2026-05-21T12:09:00Z"/>
        </w:rPr>
      </w:pPr>
    </w:p>
    <w:p w14:paraId="22568111" w14:textId="77777777" w:rsidR="001221F0" w:rsidRDefault="001221F0" w:rsidP="001E3169">
      <w:pPr>
        <w:rPr>
          <w:ins w:id="28" w:author="Info Desk" w:date="2026-05-21T08:09:00Z" w16du:dateUtc="2026-05-21T12:09:00Z"/>
        </w:rPr>
      </w:pPr>
    </w:p>
    <w:p w14:paraId="5AE819AC" w14:textId="77777777" w:rsidR="001221F0" w:rsidRDefault="001221F0" w:rsidP="001E3169">
      <w:pPr>
        <w:rPr>
          <w:ins w:id="29" w:author="Info Desk" w:date="2026-05-21T08:09:00Z" w16du:dateUtc="2026-05-21T12:09:00Z"/>
        </w:rPr>
      </w:pPr>
    </w:p>
    <w:p w14:paraId="1F6672E1" w14:textId="77777777" w:rsidR="001221F0" w:rsidRDefault="001221F0" w:rsidP="001E3169">
      <w:pPr>
        <w:rPr>
          <w:ins w:id="30" w:author="Info Desk" w:date="2026-05-21T08:09:00Z" w16du:dateUtc="2026-05-21T12:09:00Z"/>
        </w:rPr>
      </w:pPr>
    </w:p>
    <w:p w14:paraId="207A6BBE" w14:textId="77777777" w:rsidR="001221F0" w:rsidRDefault="001221F0" w:rsidP="001E3169">
      <w:pPr>
        <w:rPr>
          <w:ins w:id="31" w:author="Info Desk" w:date="2026-05-21T08:09:00Z" w16du:dateUtc="2026-05-21T12:09:00Z"/>
        </w:rPr>
      </w:pPr>
    </w:p>
    <w:p w14:paraId="7537BC83" w14:textId="77777777" w:rsidR="001221F0" w:rsidRDefault="001221F0" w:rsidP="001E3169">
      <w:pPr>
        <w:rPr>
          <w:ins w:id="32" w:author="Info Desk" w:date="2026-05-21T08:09:00Z" w16du:dateUtc="2026-05-21T12:09:00Z"/>
        </w:rPr>
      </w:pPr>
    </w:p>
    <w:p w14:paraId="02475547" w14:textId="77777777" w:rsidR="001221F0" w:rsidRDefault="001221F0" w:rsidP="001E3169">
      <w:pPr>
        <w:rPr>
          <w:ins w:id="33" w:author="Info Desk" w:date="2026-05-21T08:09:00Z" w16du:dateUtc="2026-05-21T12:09:00Z"/>
        </w:rPr>
      </w:pPr>
    </w:p>
    <w:p w14:paraId="124AB831" w14:textId="77777777" w:rsidR="001221F0" w:rsidRDefault="001221F0" w:rsidP="001E3169"/>
    <w:p w14:paraId="4F0629AE" w14:textId="77777777" w:rsidR="00392903" w:rsidRDefault="00392903" w:rsidP="001E3169"/>
    <w:p w14:paraId="3A79E84E" w14:textId="77777777" w:rsidR="001E3169" w:rsidRDefault="001E3169" w:rsidP="001E3169"/>
    <w:p w14:paraId="71D1C7FB" w14:textId="77777777" w:rsidR="00546A44" w:rsidRPr="001676AA" w:rsidRDefault="00546A44" w:rsidP="009B591C">
      <w:pPr>
        <w:pStyle w:val="Heading1"/>
        <w:rPr>
          <w:b/>
        </w:rPr>
      </w:pPr>
      <w:bookmarkStart w:id="34" w:name="_Toc14501842"/>
      <w:r w:rsidRPr="001676AA">
        <w:rPr>
          <w:b/>
        </w:rPr>
        <w:lastRenderedPageBreak/>
        <w:t>Introduction</w:t>
      </w:r>
      <w:bookmarkEnd w:id="34"/>
    </w:p>
    <w:p w14:paraId="17F1EB9C" w14:textId="1C2E2123" w:rsidR="00546A44" w:rsidRPr="00546A44" w:rsidRDefault="00546A44" w:rsidP="00BC54B7">
      <w:pPr>
        <w:jc w:val="both"/>
      </w:pPr>
      <w:r w:rsidRPr="00546A44">
        <w:t xml:space="preserve">This document represents the recommendations of </w:t>
      </w:r>
      <w:r>
        <w:t xml:space="preserve">Hilal Computers </w:t>
      </w:r>
      <w:r w:rsidRPr="00546A44">
        <w:t xml:space="preserve">for </w:t>
      </w:r>
      <w:r w:rsidR="004D40F4">
        <w:t xml:space="preserve">Authentication Flow and Posture Check for Different kind of user Devices (BYOD, Authenticated and Non-Authenticated). </w:t>
      </w:r>
      <w:r w:rsidRPr="00546A44">
        <w:t>These</w:t>
      </w:r>
      <w:r>
        <w:t xml:space="preserve"> </w:t>
      </w:r>
      <w:r w:rsidR="004D40F4">
        <w:t xml:space="preserve">Configuration </w:t>
      </w:r>
      <w:r w:rsidR="004D40F4" w:rsidRPr="00546A44">
        <w:t>are</w:t>
      </w:r>
      <w:r w:rsidRPr="00546A44">
        <w:t xml:space="preserve"> based upon </w:t>
      </w:r>
      <w:del w:id="35" w:author="Info Desk" w:date="2026-05-21T08:09:00Z" w16du:dateUtc="2026-05-21T12:09:00Z">
        <w:r w:rsidDel="001221F0">
          <w:delText>Hilal Computers</w:delText>
        </w:r>
        <w:r w:rsidR="00D80E65" w:rsidDel="001221F0">
          <w:delText xml:space="preserve"> / </w:delText>
        </w:r>
        <w:r w:rsidR="004D40F4" w:rsidDel="001221F0">
          <w:delText>Pronet</w:delText>
        </w:r>
      </w:del>
      <w:ins w:id="36" w:author="Info Desk" w:date="2026-05-21T08:09:00Z" w16du:dateUtc="2026-05-21T12:09:00Z">
        <w:r w:rsidR="001221F0">
          <w:t>Bipeen Sinha (</w:t>
        </w:r>
      </w:ins>
      <w:ins w:id="37" w:author="Info Desk" w:date="2026-05-21T08:10:00Z" w16du:dateUtc="2026-05-21T12:10:00Z">
        <w:r w:rsidR="001221F0">
          <w:t xml:space="preserve"> Consultant) </w:t>
        </w:r>
      </w:ins>
      <w:r w:rsidR="004D40F4">
        <w:t xml:space="preserve"> formidable</w:t>
      </w:r>
      <w:r w:rsidRPr="00546A44">
        <w:t xml:space="preserve"> experience and understanding of</w:t>
      </w:r>
      <w:r>
        <w:t xml:space="preserve"> Enterprise Computing</w:t>
      </w:r>
      <w:r w:rsidRPr="00546A44">
        <w:t>. Substantial time and effort was spent collecting requirements and</w:t>
      </w:r>
      <w:r>
        <w:t xml:space="preserve"> </w:t>
      </w:r>
      <w:r w:rsidRPr="00546A44">
        <w:t xml:space="preserve">feedback from the </w:t>
      </w:r>
      <w:del w:id="38" w:author="Info Desk" w:date="2026-05-21T08:10:00Z" w16du:dateUtc="2026-05-21T12:10:00Z">
        <w:r w:rsidR="00443433" w:rsidDel="001221F0">
          <w:delText>GIC</w:delText>
        </w:r>
      </w:del>
      <w:r>
        <w:t xml:space="preserve"> IT </w:t>
      </w:r>
      <w:r w:rsidR="00C109B4">
        <w:t>to</w:t>
      </w:r>
      <w:r w:rsidRPr="00546A44">
        <w:t xml:space="preserve"> ensure that all the stakeholder’s</w:t>
      </w:r>
      <w:r>
        <w:t xml:space="preserve"> </w:t>
      </w:r>
      <w:r w:rsidRPr="00546A44">
        <w:t>needs were represented and taken in to consideration.</w:t>
      </w:r>
    </w:p>
    <w:p w14:paraId="36E88A3A" w14:textId="77777777" w:rsidR="001243DA" w:rsidRDefault="00D91CBF" w:rsidP="009B591C">
      <w:pPr>
        <w:pStyle w:val="Heading1"/>
        <w:rPr>
          <w:b/>
        </w:rPr>
      </w:pPr>
      <w:bookmarkStart w:id="39" w:name="_Toc14501843"/>
      <w:r>
        <w:rPr>
          <w:b/>
        </w:rPr>
        <w:t xml:space="preserve">Authorization and Authentication </w:t>
      </w:r>
      <w:r w:rsidR="00D80E65">
        <w:rPr>
          <w:b/>
        </w:rPr>
        <w:t>Tools and Processes</w:t>
      </w:r>
      <w:bookmarkEnd w:id="39"/>
    </w:p>
    <w:tbl>
      <w:tblPr>
        <w:tblStyle w:val="GridTable4-Accent1"/>
        <w:tblW w:w="10075" w:type="dxa"/>
        <w:tblLook w:val="04A0" w:firstRow="1" w:lastRow="0" w:firstColumn="1" w:lastColumn="0" w:noHBand="0" w:noVBand="1"/>
      </w:tblPr>
      <w:tblGrid>
        <w:gridCol w:w="1426"/>
        <w:gridCol w:w="5598"/>
        <w:gridCol w:w="3051"/>
      </w:tblGrid>
      <w:tr w:rsidR="00D80E65" w14:paraId="7BB1B85E" w14:textId="77777777" w:rsidTr="009D4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120BA2A6" w14:textId="77777777" w:rsidR="00D80E65" w:rsidRDefault="00D80E65" w:rsidP="00D80E65">
            <w:pPr>
              <w:jc w:val="center"/>
            </w:pPr>
            <w:r>
              <w:t>Tool/ Processes</w:t>
            </w:r>
          </w:p>
        </w:tc>
        <w:tc>
          <w:tcPr>
            <w:tcW w:w="5598" w:type="dxa"/>
          </w:tcPr>
          <w:p w14:paraId="636B6A08" w14:textId="77777777" w:rsidR="00D80E65" w:rsidRDefault="00D80E65" w:rsidP="00D80E65">
            <w:pPr>
              <w:jc w:val="center"/>
              <w:cnfStyle w:val="100000000000" w:firstRow="1" w:lastRow="0" w:firstColumn="0" w:lastColumn="0" w:oddVBand="0" w:evenVBand="0" w:oddHBand="0" w:evenHBand="0" w:firstRowFirstColumn="0" w:firstRowLastColumn="0" w:lastRowFirstColumn="0" w:lastRowLastColumn="0"/>
            </w:pPr>
            <w:r>
              <w:t>URL</w:t>
            </w:r>
          </w:p>
        </w:tc>
        <w:tc>
          <w:tcPr>
            <w:tcW w:w="3051" w:type="dxa"/>
          </w:tcPr>
          <w:p w14:paraId="2ACFA9CC" w14:textId="77777777" w:rsidR="00D80E65" w:rsidRDefault="00D80E65" w:rsidP="00D80E65">
            <w:pPr>
              <w:jc w:val="center"/>
              <w:cnfStyle w:val="100000000000" w:firstRow="1" w:lastRow="0" w:firstColumn="0" w:lastColumn="0" w:oddVBand="0" w:evenVBand="0" w:oddHBand="0" w:evenHBand="0" w:firstRowFirstColumn="0" w:firstRowLastColumn="0" w:lastRowFirstColumn="0" w:lastRowLastColumn="0"/>
            </w:pPr>
            <w:r>
              <w:t>Description</w:t>
            </w:r>
          </w:p>
        </w:tc>
      </w:tr>
      <w:tr w:rsidR="00D80E65" w14:paraId="65ED6CB4" w14:textId="77777777" w:rsidTr="009D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6BFAF65E" w14:textId="77777777" w:rsidR="00D80E65" w:rsidRPr="00D80E65" w:rsidRDefault="00CF4CA4" w:rsidP="00D80E65">
            <w:pPr>
              <w:rPr>
                <w:b w:val="0"/>
              </w:rPr>
            </w:pPr>
            <w:r>
              <w:rPr>
                <w:b w:val="0"/>
              </w:rPr>
              <w:t>Cisco ISE</w:t>
            </w:r>
            <w:r w:rsidR="00D80E65">
              <w:rPr>
                <w:b w:val="0"/>
              </w:rPr>
              <w:t xml:space="preserve"> </w:t>
            </w:r>
          </w:p>
        </w:tc>
        <w:tc>
          <w:tcPr>
            <w:tcW w:w="5598" w:type="dxa"/>
          </w:tcPr>
          <w:p w14:paraId="15CA56AF" w14:textId="77777777" w:rsidR="00D80E65" w:rsidRDefault="00CF4CA4" w:rsidP="00CF4CA4">
            <w:pPr>
              <w:cnfStyle w:val="000000100000" w:firstRow="0" w:lastRow="0" w:firstColumn="0" w:lastColumn="0" w:oddVBand="0" w:evenVBand="0" w:oddHBand="1" w:evenHBand="0" w:firstRowFirstColumn="0" w:firstRowLastColumn="0" w:lastRowFirstColumn="0" w:lastRowLastColumn="0"/>
            </w:pPr>
            <w:hyperlink r:id="rId10" w:history="1">
              <w:r>
                <w:rPr>
                  <w:rStyle w:val="Hyperlink"/>
                </w:rPr>
                <w:t>https://www.cisco.com/c/en/us/products/security/identity-services-engine/index.html</w:t>
              </w:r>
            </w:hyperlink>
          </w:p>
        </w:tc>
        <w:tc>
          <w:tcPr>
            <w:tcW w:w="3051" w:type="dxa"/>
          </w:tcPr>
          <w:p w14:paraId="0E6C25A9" w14:textId="77777777" w:rsidR="00D80E65" w:rsidRPr="00300F0F" w:rsidRDefault="006C2900" w:rsidP="00CF4CA4">
            <w:pPr>
              <w:cnfStyle w:val="000000100000" w:firstRow="0" w:lastRow="0" w:firstColumn="0" w:lastColumn="0" w:oddVBand="0" w:evenVBand="0" w:oddHBand="1" w:evenHBand="0" w:firstRowFirstColumn="0" w:firstRowLastColumn="0" w:lastRowFirstColumn="0" w:lastRowLastColumn="0"/>
              <w:rPr>
                <w:sz w:val="20"/>
              </w:rPr>
            </w:pPr>
            <w:r w:rsidRPr="00300F0F">
              <w:rPr>
                <w:sz w:val="20"/>
              </w:rPr>
              <w:t xml:space="preserve">We use </w:t>
            </w:r>
            <w:r w:rsidR="00CF4CA4" w:rsidRPr="00300F0F">
              <w:rPr>
                <w:sz w:val="20"/>
              </w:rPr>
              <w:t>Cisco ISE</w:t>
            </w:r>
            <w:r w:rsidRPr="00300F0F">
              <w:rPr>
                <w:sz w:val="20"/>
              </w:rPr>
              <w:t xml:space="preserve"> to </w:t>
            </w:r>
            <w:r w:rsidR="00CF4CA4" w:rsidRPr="00300F0F">
              <w:rPr>
                <w:sz w:val="20"/>
              </w:rPr>
              <w:t xml:space="preserve">Validate the Posture Of Different Devices </w:t>
            </w:r>
          </w:p>
        </w:tc>
      </w:tr>
      <w:tr w:rsidR="00D80E65" w14:paraId="5A308AC6" w14:textId="77777777" w:rsidTr="009D4CCC">
        <w:tc>
          <w:tcPr>
            <w:cnfStyle w:val="001000000000" w:firstRow="0" w:lastRow="0" w:firstColumn="1" w:lastColumn="0" w:oddVBand="0" w:evenVBand="0" w:oddHBand="0" w:evenHBand="0" w:firstRowFirstColumn="0" w:firstRowLastColumn="0" w:lastRowFirstColumn="0" w:lastRowLastColumn="0"/>
            <w:tcW w:w="1426" w:type="dxa"/>
          </w:tcPr>
          <w:p w14:paraId="60702AF4" w14:textId="77777777" w:rsidR="00D80E65" w:rsidRPr="009E65ED" w:rsidRDefault="00CF4CA4" w:rsidP="00D80E65">
            <w:pPr>
              <w:rPr>
                <w:b w:val="0"/>
              </w:rPr>
            </w:pPr>
            <w:r>
              <w:rPr>
                <w:b w:val="0"/>
              </w:rPr>
              <w:t>Cisco NAC</w:t>
            </w:r>
            <w:r w:rsidR="00D80E65" w:rsidRPr="009E65ED">
              <w:rPr>
                <w:b w:val="0"/>
              </w:rPr>
              <w:t xml:space="preserve"> </w:t>
            </w:r>
          </w:p>
        </w:tc>
        <w:tc>
          <w:tcPr>
            <w:tcW w:w="5598" w:type="dxa"/>
          </w:tcPr>
          <w:p w14:paraId="4A2CAC41" w14:textId="77777777" w:rsidR="00D80E65" w:rsidRDefault="00CF4CA4" w:rsidP="00D80E65">
            <w:pPr>
              <w:cnfStyle w:val="000000000000" w:firstRow="0" w:lastRow="0" w:firstColumn="0" w:lastColumn="0" w:oddVBand="0" w:evenVBand="0" w:oddHBand="0" w:evenHBand="0" w:firstRowFirstColumn="0" w:firstRowLastColumn="0" w:lastRowFirstColumn="0" w:lastRowLastColumn="0"/>
            </w:pPr>
            <w:hyperlink r:id="rId11" w:history="1">
              <w:r>
                <w:rPr>
                  <w:rStyle w:val="Hyperlink"/>
                </w:rPr>
                <w:t>https://www.cisco.com/c/en/us/products/security/what-is-network-access-control-nac.html</w:t>
              </w:r>
            </w:hyperlink>
          </w:p>
        </w:tc>
        <w:tc>
          <w:tcPr>
            <w:tcW w:w="3051" w:type="dxa"/>
          </w:tcPr>
          <w:p w14:paraId="2ED91CBF" w14:textId="77777777" w:rsidR="00D80E65" w:rsidRPr="00300F0F" w:rsidRDefault="00CF4CA4" w:rsidP="00D80E65">
            <w:pPr>
              <w:cnfStyle w:val="000000000000" w:firstRow="0" w:lastRow="0" w:firstColumn="0" w:lastColumn="0" w:oddVBand="0" w:evenVBand="0" w:oddHBand="0" w:evenHBand="0" w:firstRowFirstColumn="0" w:firstRowLastColumn="0" w:lastRowFirstColumn="0" w:lastRowLastColumn="0"/>
              <w:rPr>
                <w:sz w:val="20"/>
              </w:rPr>
            </w:pPr>
            <w:r w:rsidRPr="00300F0F">
              <w:rPr>
                <w:sz w:val="20"/>
              </w:rPr>
              <w:t>Network access control, or NAC, solutions support network visibility and access management through policy enforcement on devices and users of corporate networks.</w:t>
            </w:r>
          </w:p>
        </w:tc>
      </w:tr>
      <w:tr w:rsidR="00D80E65" w14:paraId="64FC8FCB" w14:textId="77777777" w:rsidTr="009D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1348C166" w14:textId="77777777" w:rsidR="00D80E65" w:rsidRPr="009E65ED" w:rsidRDefault="00D80E65" w:rsidP="00D80E65">
            <w:pPr>
              <w:rPr>
                <w:b w:val="0"/>
              </w:rPr>
            </w:pPr>
            <w:r w:rsidRPr="009E65ED">
              <w:rPr>
                <w:b w:val="0"/>
              </w:rPr>
              <w:t>Group Policy Object (GPO)</w:t>
            </w:r>
          </w:p>
        </w:tc>
        <w:tc>
          <w:tcPr>
            <w:tcW w:w="5598" w:type="dxa"/>
          </w:tcPr>
          <w:p w14:paraId="69301602" w14:textId="77777777" w:rsidR="00D80E65" w:rsidRDefault="00D80E65" w:rsidP="00D80E65">
            <w:pPr>
              <w:cnfStyle w:val="000000100000" w:firstRow="0" w:lastRow="0" w:firstColumn="0" w:lastColumn="0" w:oddVBand="0" w:evenVBand="0" w:oddHBand="1" w:evenHBand="0" w:firstRowFirstColumn="0" w:firstRowLastColumn="0" w:lastRowFirstColumn="0" w:lastRowLastColumn="0"/>
            </w:pPr>
          </w:p>
        </w:tc>
        <w:tc>
          <w:tcPr>
            <w:tcW w:w="3051" w:type="dxa"/>
          </w:tcPr>
          <w:p w14:paraId="74C92E27" w14:textId="77777777" w:rsidR="00D80E65" w:rsidRPr="00300F0F" w:rsidRDefault="006C2900" w:rsidP="00D80E65">
            <w:pPr>
              <w:cnfStyle w:val="000000100000" w:firstRow="0" w:lastRow="0" w:firstColumn="0" w:lastColumn="0" w:oddVBand="0" w:evenVBand="0" w:oddHBand="1" w:evenHBand="0" w:firstRowFirstColumn="0" w:firstRowLastColumn="0" w:lastRowFirstColumn="0" w:lastRowLastColumn="0"/>
              <w:rPr>
                <w:sz w:val="20"/>
              </w:rPr>
            </w:pPr>
            <w:r w:rsidRPr="00300F0F">
              <w:rPr>
                <w:sz w:val="20"/>
              </w:rPr>
              <w:t>We Use Local Group Policy to harden the server</w:t>
            </w:r>
          </w:p>
        </w:tc>
      </w:tr>
      <w:tr w:rsidR="00D91CBF" w14:paraId="17B55FAD" w14:textId="77777777" w:rsidTr="009D4CCC">
        <w:tc>
          <w:tcPr>
            <w:cnfStyle w:val="001000000000" w:firstRow="0" w:lastRow="0" w:firstColumn="1" w:lastColumn="0" w:oddVBand="0" w:evenVBand="0" w:oddHBand="0" w:evenHBand="0" w:firstRowFirstColumn="0" w:firstRowLastColumn="0" w:lastRowFirstColumn="0" w:lastRowLastColumn="0"/>
            <w:tcW w:w="1426" w:type="dxa"/>
          </w:tcPr>
          <w:p w14:paraId="482541E0" w14:textId="77777777" w:rsidR="00D91CBF" w:rsidRPr="009E65ED" w:rsidRDefault="00D91CBF" w:rsidP="00D80E65">
            <w:r>
              <w:t xml:space="preserve">On-Prem Active Directory </w:t>
            </w:r>
          </w:p>
        </w:tc>
        <w:tc>
          <w:tcPr>
            <w:tcW w:w="5598" w:type="dxa"/>
          </w:tcPr>
          <w:p w14:paraId="585D1420" w14:textId="77777777" w:rsidR="00D91CBF" w:rsidRDefault="00D91CBF" w:rsidP="00D80E65">
            <w:pPr>
              <w:cnfStyle w:val="000000000000" w:firstRow="0" w:lastRow="0" w:firstColumn="0" w:lastColumn="0" w:oddVBand="0" w:evenVBand="0" w:oddHBand="0" w:evenHBand="0" w:firstRowFirstColumn="0" w:firstRowLastColumn="0" w:lastRowFirstColumn="0" w:lastRowLastColumn="0"/>
            </w:pPr>
          </w:p>
        </w:tc>
        <w:tc>
          <w:tcPr>
            <w:tcW w:w="3051" w:type="dxa"/>
          </w:tcPr>
          <w:p w14:paraId="05DA0318" w14:textId="77777777" w:rsidR="00D91CBF" w:rsidRPr="00300F0F" w:rsidRDefault="00D91CBF" w:rsidP="00D80E65">
            <w:pPr>
              <w:cnfStyle w:val="000000000000" w:firstRow="0" w:lastRow="0" w:firstColumn="0" w:lastColumn="0" w:oddVBand="0" w:evenVBand="0" w:oddHBand="0" w:evenHBand="0" w:firstRowFirstColumn="0" w:firstRowLastColumn="0" w:lastRowFirstColumn="0" w:lastRowLastColumn="0"/>
              <w:rPr>
                <w:sz w:val="20"/>
              </w:rPr>
            </w:pPr>
          </w:p>
        </w:tc>
      </w:tr>
      <w:tr w:rsidR="00D91CBF" w14:paraId="6E0BDE2C" w14:textId="77777777" w:rsidTr="009D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24242CEB" w14:textId="77777777" w:rsidR="00D91CBF" w:rsidRDefault="00D91CBF" w:rsidP="00D80E65">
            <w:r>
              <w:t xml:space="preserve">Azure Active Directory </w:t>
            </w:r>
          </w:p>
        </w:tc>
        <w:tc>
          <w:tcPr>
            <w:tcW w:w="5598" w:type="dxa"/>
          </w:tcPr>
          <w:p w14:paraId="1ADBE846" w14:textId="77777777" w:rsidR="00D91CBF" w:rsidRDefault="00D91CBF" w:rsidP="00D80E65">
            <w:pPr>
              <w:cnfStyle w:val="000000100000" w:firstRow="0" w:lastRow="0" w:firstColumn="0" w:lastColumn="0" w:oddVBand="0" w:evenVBand="0" w:oddHBand="1" w:evenHBand="0" w:firstRowFirstColumn="0" w:firstRowLastColumn="0" w:lastRowFirstColumn="0" w:lastRowLastColumn="0"/>
            </w:pPr>
          </w:p>
        </w:tc>
        <w:tc>
          <w:tcPr>
            <w:tcW w:w="3051" w:type="dxa"/>
          </w:tcPr>
          <w:p w14:paraId="016A820D" w14:textId="77777777" w:rsidR="00D91CBF" w:rsidRPr="00300F0F" w:rsidRDefault="00300F0F" w:rsidP="00D80E65">
            <w:pPr>
              <w:cnfStyle w:val="000000100000" w:firstRow="0" w:lastRow="0" w:firstColumn="0" w:lastColumn="0" w:oddVBand="0" w:evenVBand="0" w:oddHBand="1" w:evenHBand="0" w:firstRowFirstColumn="0" w:firstRowLastColumn="0" w:lastRowFirstColumn="0" w:lastRowLastColumn="0"/>
              <w:rPr>
                <w:sz w:val="20"/>
              </w:rPr>
            </w:pPr>
            <w:r w:rsidRPr="00300F0F">
              <w:rPr>
                <w:sz w:val="20"/>
              </w:rPr>
              <w:t>Azure Active Directory (Azure AD) is Microsoft's cloud-based identity and access management service, which helps your employees' sign in and access resources in: External resources, such as Microsoft Office 365, the Azure portal, and thousands of other SaaS applications.</w:t>
            </w:r>
          </w:p>
        </w:tc>
      </w:tr>
      <w:tr w:rsidR="00C245EA" w14:paraId="38C6436D" w14:textId="77777777" w:rsidTr="009D4CCC">
        <w:tc>
          <w:tcPr>
            <w:cnfStyle w:val="001000000000" w:firstRow="0" w:lastRow="0" w:firstColumn="1" w:lastColumn="0" w:oddVBand="0" w:evenVBand="0" w:oddHBand="0" w:evenHBand="0" w:firstRowFirstColumn="0" w:firstRowLastColumn="0" w:lastRowFirstColumn="0" w:lastRowLastColumn="0"/>
            <w:tcW w:w="1426" w:type="dxa"/>
          </w:tcPr>
          <w:p w14:paraId="585739B1" w14:textId="77777777" w:rsidR="00C245EA" w:rsidRPr="00C245EA" w:rsidRDefault="00C245EA" w:rsidP="00D80E65">
            <w:pPr>
              <w:rPr>
                <w:b w:val="0"/>
              </w:rPr>
            </w:pPr>
            <w:r>
              <w:rPr>
                <w:b w:val="0"/>
              </w:rPr>
              <w:t xml:space="preserve">Azure AD Connect </w:t>
            </w:r>
          </w:p>
        </w:tc>
        <w:tc>
          <w:tcPr>
            <w:tcW w:w="5598" w:type="dxa"/>
          </w:tcPr>
          <w:p w14:paraId="254D1C7C" w14:textId="77777777" w:rsidR="00C245EA" w:rsidRDefault="00C245EA" w:rsidP="00D80E65">
            <w:pPr>
              <w:cnfStyle w:val="000000000000" w:firstRow="0" w:lastRow="0" w:firstColumn="0" w:lastColumn="0" w:oddVBand="0" w:evenVBand="0" w:oddHBand="0" w:evenHBand="0" w:firstRowFirstColumn="0" w:firstRowLastColumn="0" w:lastRowFirstColumn="0" w:lastRowLastColumn="0"/>
            </w:pPr>
            <w:hyperlink r:id="rId12" w:history="1">
              <w:r>
                <w:rPr>
                  <w:rStyle w:val="Hyperlink"/>
                </w:rPr>
                <w:t>https://docs.microsoft.com/en-us/azure/active-directory/hybrid/how-to-connect-pta</w:t>
              </w:r>
            </w:hyperlink>
          </w:p>
        </w:tc>
        <w:tc>
          <w:tcPr>
            <w:tcW w:w="3051" w:type="dxa"/>
          </w:tcPr>
          <w:p w14:paraId="1A4A8B14" w14:textId="77777777" w:rsidR="00C245EA" w:rsidRPr="00300F0F" w:rsidRDefault="00C245EA" w:rsidP="00D80E65">
            <w:pPr>
              <w:cnfStyle w:val="000000000000" w:firstRow="0" w:lastRow="0" w:firstColumn="0" w:lastColumn="0" w:oddVBand="0" w:evenVBand="0" w:oddHBand="0" w:evenHBand="0" w:firstRowFirstColumn="0" w:firstRowLastColumn="0" w:lastRowFirstColumn="0" w:lastRowLastColumn="0"/>
              <w:rPr>
                <w:sz w:val="20"/>
              </w:rPr>
            </w:pPr>
          </w:p>
        </w:tc>
      </w:tr>
      <w:tr w:rsidR="00C245EA" w14:paraId="3B2CE7E6" w14:textId="77777777" w:rsidTr="009D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2915792D" w14:textId="77777777" w:rsidR="00C245EA" w:rsidRPr="009E65ED" w:rsidRDefault="00C245EA" w:rsidP="00D80E65">
            <w:r w:rsidRPr="00C245EA">
              <w:rPr>
                <w:b w:val="0"/>
              </w:rPr>
              <w:t>Azure MFA</w:t>
            </w:r>
          </w:p>
        </w:tc>
        <w:tc>
          <w:tcPr>
            <w:tcW w:w="5598" w:type="dxa"/>
          </w:tcPr>
          <w:p w14:paraId="37D67F40" w14:textId="77777777" w:rsidR="00C245EA" w:rsidRDefault="00C245EA" w:rsidP="00D80E65">
            <w:pPr>
              <w:cnfStyle w:val="000000100000" w:firstRow="0" w:lastRow="0" w:firstColumn="0" w:lastColumn="0" w:oddVBand="0" w:evenVBand="0" w:oddHBand="1" w:evenHBand="0" w:firstRowFirstColumn="0" w:firstRowLastColumn="0" w:lastRowFirstColumn="0" w:lastRowLastColumn="0"/>
            </w:pPr>
            <w:hyperlink r:id="rId13" w:history="1">
              <w:r>
                <w:rPr>
                  <w:rStyle w:val="Hyperlink"/>
                </w:rPr>
                <w:t>https://docs.microsoft.com/en-us/azure/active-directory/authentication/concept-mfa-howitworks</w:t>
              </w:r>
            </w:hyperlink>
          </w:p>
        </w:tc>
        <w:tc>
          <w:tcPr>
            <w:tcW w:w="3051" w:type="dxa"/>
          </w:tcPr>
          <w:p w14:paraId="3ADC942A" w14:textId="77777777" w:rsidR="00C245EA" w:rsidRPr="00300F0F" w:rsidRDefault="00C245EA" w:rsidP="00D80E65">
            <w:pPr>
              <w:cnfStyle w:val="000000100000" w:firstRow="0" w:lastRow="0" w:firstColumn="0" w:lastColumn="0" w:oddVBand="0" w:evenVBand="0" w:oddHBand="1" w:evenHBand="0" w:firstRowFirstColumn="0" w:firstRowLastColumn="0" w:lastRowFirstColumn="0" w:lastRowLastColumn="0"/>
              <w:rPr>
                <w:sz w:val="20"/>
              </w:rPr>
            </w:pPr>
          </w:p>
        </w:tc>
      </w:tr>
      <w:tr w:rsidR="00D80E65" w14:paraId="1F5A3535" w14:textId="77777777" w:rsidTr="009D4CCC">
        <w:tc>
          <w:tcPr>
            <w:cnfStyle w:val="001000000000" w:firstRow="0" w:lastRow="0" w:firstColumn="1" w:lastColumn="0" w:oddVBand="0" w:evenVBand="0" w:oddHBand="0" w:evenHBand="0" w:firstRowFirstColumn="0" w:firstRowLastColumn="0" w:lastRowFirstColumn="0" w:lastRowLastColumn="0"/>
            <w:tcW w:w="1426" w:type="dxa"/>
          </w:tcPr>
          <w:p w14:paraId="44C937D3" w14:textId="77777777" w:rsidR="00D80E65" w:rsidRPr="009E65ED" w:rsidRDefault="00D80E65" w:rsidP="00D80E65">
            <w:pPr>
              <w:rPr>
                <w:b w:val="0"/>
              </w:rPr>
            </w:pPr>
            <w:r w:rsidRPr="009E65ED">
              <w:rPr>
                <w:b w:val="0"/>
              </w:rPr>
              <w:t>PowerShell Script</w:t>
            </w:r>
          </w:p>
        </w:tc>
        <w:tc>
          <w:tcPr>
            <w:tcW w:w="5598" w:type="dxa"/>
          </w:tcPr>
          <w:p w14:paraId="766F6840" w14:textId="77777777" w:rsidR="00D80E65" w:rsidRDefault="00D80E65" w:rsidP="00D80E65">
            <w:pPr>
              <w:cnfStyle w:val="000000000000" w:firstRow="0" w:lastRow="0" w:firstColumn="0" w:lastColumn="0" w:oddVBand="0" w:evenVBand="0" w:oddHBand="0" w:evenHBand="0" w:firstRowFirstColumn="0" w:firstRowLastColumn="0" w:lastRowFirstColumn="0" w:lastRowLastColumn="0"/>
            </w:pPr>
          </w:p>
        </w:tc>
        <w:tc>
          <w:tcPr>
            <w:tcW w:w="3051" w:type="dxa"/>
          </w:tcPr>
          <w:p w14:paraId="2AFF4DD9" w14:textId="77777777" w:rsidR="00D80E65" w:rsidRPr="00300F0F" w:rsidRDefault="006C2900" w:rsidP="00C245EA">
            <w:pPr>
              <w:cnfStyle w:val="000000000000" w:firstRow="0" w:lastRow="0" w:firstColumn="0" w:lastColumn="0" w:oddVBand="0" w:evenVBand="0" w:oddHBand="0" w:evenHBand="0" w:firstRowFirstColumn="0" w:firstRowLastColumn="0" w:lastRowFirstColumn="0" w:lastRowLastColumn="0"/>
              <w:rPr>
                <w:sz w:val="20"/>
              </w:rPr>
            </w:pPr>
            <w:r w:rsidRPr="00300F0F">
              <w:rPr>
                <w:sz w:val="20"/>
              </w:rPr>
              <w:t xml:space="preserve">We use PowerShell script to </w:t>
            </w:r>
            <w:r w:rsidR="00C245EA" w:rsidRPr="00300F0F">
              <w:rPr>
                <w:sz w:val="20"/>
              </w:rPr>
              <w:t xml:space="preserve">check Posture for image based client Deployment </w:t>
            </w:r>
            <w:r w:rsidRPr="00300F0F">
              <w:rPr>
                <w:sz w:val="20"/>
              </w:rPr>
              <w:t xml:space="preserve"> </w:t>
            </w:r>
          </w:p>
        </w:tc>
      </w:tr>
      <w:tr w:rsidR="00300F0F" w14:paraId="14D91862" w14:textId="77777777" w:rsidTr="009D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62B7EEA5" w14:textId="77777777" w:rsidR="00D80E65" w:rsidRPr="009E65ED" w:rsidRDefault="00D80E65" w:rsidP="00D80E65">
            <w:pPr>
              <w:rPr>
                <w:b w:val="0"/>
              </w:rPr>
            </w:pPr>
            <w:r w:rsidRPr="009E65ED">
              <w:rPr>
                <w:b w:val="0"/>
              </w:rPr>
              <w:t>Windows Services</w:t>
            </w:r>
          </w:p>
        </w:tc>
        <w:tc>
          <w:tcPr>
            <w:tcW w:w="5598" w:type="dxa"/>
          </w:tcPr>
          <w:p w14:paraId="454B1937" w14:textId="77777777" w:rsidR="00D80E65" w:rsidRDefault="00D80E65" w:rsidP="00D80E65">
            <w:pPr>
              <w:cnfStyle w:val="000000100000" w:firstRow="0" w:lastRow="0" w:firstColumn="0" w:lastColumn="0" w:oddVBand="0" w:evenVBand="0" w:oddHBand="1" w:evenHBand="0" w:firstRowFirstColumn="0" w:firstRowLastColumn="0" w:lastRowFirstColumn="0" w:lastRowLastColumn="0"/>
            </w:pPr>
          </w:p>
        </w:tc>
        <w:tc>
          <w:tcPr>
            <w:tcW w:w="3051" w:type="dxa"/>
          </w:tcPr>
          <w:p w14:paraId="6D1334AF" w14:textId="77777777" w:rsidR="00D80E65" w:rsidRPr="00300F0F" w:rsidRDefault="006C2900" w:rsidP="00D80E65">
            <w:pPr>
              <w:cnfStyle w:val="000000100000" w:firstRow="0" w:lastRow="0" w:firstColumn="0" w:lastColumn="0" w:oddVBand="0" w:evenVBand="0" w:oddHBand="1" w:evenHBand="0" w:firstRowFirstColumn="0" w:firstRowLastColumn="0" w:lastRowFirstColumn="0" w:lastRowLastColumn="0"/>
              <w:rPr>
                <w:sz w:val="20"/>
              </w:rPr>
            </w:pPr>
            <w:r w:rsidRPr="00300F0F">
              <w:rPr>
                <w:sz w:val="20"/>
              </w:rPr>
              <w:t xml:space="preserve">We use Window Services to Harden the unnecessary services </w:t>
            </w:r>
          </w:p>
        </w:tc>
      </w:tr>
      <w:tr w:rsidR="006E6E05" w14:paraId="6B006CCC" w14:textId="77777777" w:rsidTr="009D4CCC">
        <w:tc>
          <w:tcPr>
            <w:cnfStyle w:val="001000000000" w:firstRow="0" w:lastRow="0" w:firstColumn="1" w:lastColumn="0" w:oddVBand="0" w:evenVBand="0" w:oddHBand="0" w:evenHBand="0" w:firstRowFirstColumn="0" w:firstRowLastColumn="0" w:lastRowFirstColumn="0" w:lastRowLastColumn="0"/>
            <w:tcW w:w="1426" w:type="dxa"/>
          </w:tcPr>
          <w:p w14:paraId="67893659" w14:textId="77777777" w:rsidR="006E6E05" w:rsidRPr="009E65ED" w:rsidRDefault="006E6E05" w:rsidP="00D80E65">
            <w:pPr>
              <w:rPr>
                <w:b w:val="0"/>
              </w:rPr>
            </w:pPr>
            <w:r>
              <w:rPr>
                <w:b w:val="0"/>
              </w:rPr>
              <w:t>Microsoft Intune</w:t>
            </w:r>
          </w:p>
        </w:tc>
        <w:tc>
          <w:tcPr>
            <w:tcW w:w="5598" w:type="dxa"/>
          </w:tcPr>
          <w:p w14:paraId="15F6F0DE" w14:textId="77777777" w:rsidR="006E6E05" w:rsidRDefault="006E6E05" w:rsidP="00D80E65">
            <w:pPr>
              <w:cnfStyle w:val="000000000000" w:firstRow="0" w:lastRow="0" w:firstColumn="0" w:lastColumn="0" w:oddVBand="0" w:evenVBand="0" w:oddHBand="0" w:evenHBand="0" w:firstRowFirstColumn="0" w:firstRowLastColumn="0" w:lastRowFirstColumn="0" w:lastRowLastColumn="0"/>
            </w:pPr>
          </w:p>
        </w:tc>
        <w:tc>
          <w:tcPr>
            <w:tcW w:w="3051" w:type="dxa"/>
          </w:tcPr>
          <w:p w14:paraId="3D8323C7" w14:textId="77777777" w:rsidR="006E6E05" w:rsidRPr="00300F0F" w:rsidRDefault="006E6E05" w:rsidP="00D80E65">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We are using intune to Protect only Mobile devices </w:t>
            </w:r>
          </w:p>
        </w:tc>
      </w:tr>
    </w:tbl>
    <w:p w14:paraId="0A5AB058" w14:textId="77777777" w:rsidR="00D80E65" w:rsidRDefault="00D80E65" w:rsidP="00D80E65"/>
    <w:p w14:paraId="542BD88A" w14:textId="77777777" w:rsidR="00915484" w:rsidRPr="00915484" w:rsidRDefault="00915484" w:rsidP="00915484">
      <w:pPr>
        <w:pStyle w:val="IntenseQuote"/>
        <w:rPr>
          <w:b/>
          <w:sz w:val="40"/>
        </w:rPr>
      </w:pPr>
      <w:r w:rsidRPr="00915484">
        <w:rPr>
          <w:b/>
          <w:sz w:val="40"/>
        </w:rPr>
        <w:lastRenderedPageBreak/>
        <w:t xml:space="preserve">Authentication and Authorization </w:t>
      </w:r>
    </w:p>
    <w:p w14:paraId="311F054B" w14:textId="77777777" w:rsidR="00915484" w:rsidRPr="00915484" w:rsidRDefault="00915484" w:rsidP="00915484">
      <w:pPr>
        <w:pStyle w:val="Heading1"/>
        <w:jc w:val="center"/>
        <w:rPr>
          <w:rFonts w:asciiTheme="minorHAnsi" w:hAnsiTheme="minorHAnsi" w:cstheme="minorHAnsi"/>
          <w:b/>
          <w:color w:val="C00000"/>
        </w:rPr>
      </w:pPr>
      <w:bookmarkStart w:id="40" w:name="_Toc14501844"/>
      <w:r w:rsidRPr="00915484">
        <w:rPr>
          <w:rFonts w:asciiTheme="minorHAnsi" w:hAnsiTheme="minorHAnsi" w:cstheme="minorHAnsi"/>
          <w:b/>
          <w:color w:val="C00000"/>
        </w:rPr>
        <w:t>Part I - Posture Based Authorization</w:t>
      </w:r>
      <w:bookmarkEnd w:id="40"/>
    </w:p>
    <w:p w14:paraId="0E1ADBF3" w14:textId="77777777" w:rsidR="00C41F68" w:rsidRPr="00C41F68" w:rsidRDefault="00915484" w:rsidP="00184E47">
      <w:pPr>
        <w:pStyle w:val="Heading2"/>
        <w:numPr>
          <w:ilvl w:val="0"/>
          <w:numId w:val="5"/>
        </w:numPr>
        <w:rPr>
          <w:b/>
        </w:rPr>
      </w:pPr>
      <w:bookmarkStart w:id="41" w:name="_Toc14501845"/>
      <w:r>
        <w:rPr>
          <w:b/>
        </w:rPr>
        <w:t>Image Based</w:t>
      </w:r>
      <w:r w:rsidR="00030184">
        <w:rPr>
          <w:b/>
        </w:rPr>
        <w:t xml:space="preserve"> Posture</w:t>
      </w:r>
      <w:r w:rsidR="00C41F68" w:rsidRPr="00C41F68">
        <w:rPr>
          <w:b/>
          <w:sz w:val="32"/>
        </w:rPr>
        <w:t xml:space="preserve"> Check for Domain Joined Client</w:t>
      </w:r>
      <w:bookmarkEnd w:id="41"/>
      <w:r w:rsidR="00C41F68" w:rsidRPr="00C41F68">
        <w:rPr>
          <w:b/>
          <w:sz w:val="32"/>
        </w:rPr>
        <w:t xml:space="preserve"> </w:t>
      </w:r>
    </w:p>
    <w:p w14:paraId="3774BA9E" w14:textId="77777777" w:rsidR="00C41F68" w:rsidRDefault="00030184" w:rsidP="008A5A95">
      <w:pPr>
        <w:spacing w:after="6" w:line="251" w:lineRule="auto"/>
        <w:ind w:left="-5" w:right="790"/>
        <w:rPr>
          <w:rFonts w:ascii="Segoe UI" w:eastAsia="Segoe UI" w:hAnsi="Segoe UI" w:cs="Segoe UI"/>
          <w:color w:val="2A2A2A"/>
          <w:sz w:val="20"/>
        </w:rPr>
      </w:pPr>
      <w:r w:rsidRPr="002F1098">
        <w:rPr>
          <w:rFonts w:ascii="Segoe UI" w:eastAsia="Segoe UI" w:hAnsi="Segoe UI" w:cs="Segoe UI"/>
          <w:color w:val="2A2A2A"/>
          <w:sz w:val="20"/>
        </w:rPr>
        <w:t>Operating system Image will deploy</w:t>
      </w:r>
      <w:r>
        <w:rPr>
          <w:rFonts w:ascii="Segoe UI" w:eastAsia="Segoe UI" w:hAnsi="Segoe UI" w:cs="Segoe UI"/>
          <w:color w:val="2A2A2A"/>
          <w:sz w:val="20"/>
        </w:rPr>
        <w:t xml:space="preserve"> to all the </w:t>
      </w:r>
      <w:r w:rsidRPr="002F1098">
        <w:rPr>
          <w:rFonts w:ascii="Segoe UI" w:eastAsia="Segoe UI" w:hAnsi="Segoe UI" w:cs="Segoe UI"/>
          <w:color w:val="2A2A2A"/>
          <w:sz w:val="20"/>
        </w:rPr>
        <w:t>Enterprise Client of GIC. This Image will include the posture of OS Build Version</w:t>
      </w:r>
      <w:r>
        <w:rPr>
          <w:rFonts w:ascii="Segoe UI" w:eastAsia="Segoe UI" w:hAnsi="Segoe UI" w:cs="Segoe UI"/>
          <w:color w:val="2A2A2A"/>
          <w:sz w:val="20"/>
        </w:rPr>
        <w:t>, Hotfix Detail, Services State, and Anti- Virus state</w:t>
      </w:r>
      <w:r w:rsidRPr="002F1098">
        <w:rPr>
          <w:rFonts w:ascii="Segoe UI" w:eastAsia="Segoe UI" w:hAnsi="Segoe UI" w:cs="Segoe UI"/>
          <w:color w:val="2A2A2A"/>
          <w:sz w:val="20"/>
        </w:rPr>
        <w:t xml:space="preserve">. </w:t>
      </w:r>
      <w:r w:rsidRPr="00FD3AF5">
        <w:rPr>
          <w:rFonts w:ascii="Segoe UI" w:eastAsia="Segoe UI" w:hAnsi="Segoe UI" w:cs="Segoe UI"/>
          <w:color w:val="2A2A2A"/>
          <w:sz w:val="20"/>
        </w:rPr>
        <w:t xml:space="preserve">Image based Posture will be validated </w:t>
      </w:r>
      <w:r>
        <w:rPr>
          <w:rFonts w:ascii="Segoe UI" w:eastAsia="Segoe UI" w:hAnsi="Segoe UI" w:cs="Segoe UI"/>
          <w:color w:val="2A2A2A"/>
          <w:sz w:val="20"/>
        </w:rPr>
        <w:t>against reference image with image based posture on client using</w:t>
      </w:r>
      <w:r w:rsidRPr="00FD3AF5">
        <w:rPr>
          <w:rFonts w:ascii="Segoe UI" w:eastAsia="Segoe UI" w:hAnsi="Segoe UI" w:cs="Segoe UI"/>
          <w:color w:val="2A2A2A"/>
          <w:sz w:val="20"/>
        </w:rPr>
        <w:t xml:space="preserve"> PowerShell </w:t>
      </w:r>
      <w:r>
        <w:rPr>
          <w:rFonts w:ascii="Segoe UI" w:eastAsia="Segoe UI" w:hAnsi="Segoe UI" w:cs="Segoe UI"/>
          <w:color w:val="2A2A2A"/>
          <w:sz w:val="20"/>
        </w:rPr>
        <w:t xml:space="preserve">startup </w:t>
      </w:r>
      <w:r w:rsidRPr="00FD3AF5">
        <w:rPr>
          <w:rFonts w:ascii="Segoe UI" w:eastAsia="Segoe UI" w:hAnsi="Segoe UI" w:cs="Segoe UI"/>
          <w:color w:val="2A2A2A"/>
          <w:sz w:val="20"/>
        </w:rPr>
        <w:t>script</w:t>
      </w:r>
      <w:r>
        <w:rPr>
          <w:rFonts w:ascii="Segoe UI" w:eastAsia="Segoe UI" w:hAnsi="Segoe UI" w:cs="Segoe UI"/>
          <w:color w:val="2A2A2A"/>
          <w:sz w:val="20"/>
        </w:rPr>
        <w:t xml:space="preserve">. </w:t>
      </w:r>
      <w:r w:rsidR="00C41F68">
        <w:rPr>
          <w:rFonts w:ascii="Segoe UI" w:eastAsia="Segoe UI" w:hAnsi="Segoe UI" w:cs="Segoe UI"/>
          <w:color w:val="2A2A2A"/>
          <w:sz w:val="20"/>
        </w:rPr>
        <w:t xml:space="preserve">We </w:t>
      </w:r>
      <w:r>
        <w:rPr>
          <w:rFonts w:ascii="Segoe UI" w:eastAsia="Segoe UI" w:hAnsi="Segoe UI" w:cs="Segoe UI"/>
          <w:color w:val="2A2A2A"/>
          <w:sz w:val="20"/>
        </w:rPr>
        <w:t xml:space="preserve">are </w:t>
      </w:r>
      <w:r w:rsidR="00C41F68">
        <w:rPr>
          <w:rFonts w:ascii="Segoe UI" w:eastAsia="Segoe UI" w:hAnsi="Segoe UI" w:cs="Segoe UI"/>
          <w:color w:val="2A2A2A"/>
          <w:sz w:val="20"/>
        </w:rPr>
        <w:t>us</w:t>
      </w:r>
      <w:r>
        <w:rPr>
          <w:rFonts w:ascii="Segoe UI" w:eastAsia="Segoe UI" w:hAnsi="Segoe UI" w:cs="Segoe UI"/>
          <w:color w:val="2A2A2A"/>
          <w:sz w:val="20"/>
        </w:rPr>
        <w:t>ing</w:t>
      </w:r>
      <w:r w:rsidR="00C41F68">
        <w:rPr>
          <w:rFonts w:ascii="Segoe UI" w:eastAsia="Segoe UI" w:hAnsi="Segoe UI" w:cs="Segoe UI"/>
          <w:color w:val="2A2A2A"/>
          <w:sz w:val="20"/>
        </w:rPr>
        <w:t xml:space="preserve"> the group policy based script to validate the posture of domain joined client. </w:t>
      </w:r>
    </w:p>
    <w:p w14:paraId="142801DD" w14:textId="77777777" w:rsidR="00030184" w:rsidRPr="00030184" w:rsidRDefault="00030184" w:rsidP="008A5A95">
      <w:pPr>
        <w:spacing w:after="6" w:line="251" w:lineRule="auto"/>
        <w:ind w:left="-5" w:right="790"/>
        <w:rPr>
          <w:rFonts w:ascii="Segoe UI" w:eastAsia="Segoe UI" w:hAnsi="Segoe UI" w:cs="Segoe UI"/>
          <w:color w:val="2A2A2A"/>
          <w:sz w:val="20"/>
        </w:rPr>
      </w:pPr>
    </w:p>
    <w:p w14:paraId="5DDC332E" w14:textId="77777777" w:rsidR="00C41F68" w:rsidRDefault="00C41F68" w:rsidP="008A5A95">
      <w:pPr>
        <w:spacing w:after="202" w:line="251" w:lineRule="auto"/>
        <w:ind w:left="-5" w:right="790"/>
      </w:pPr>
      <w:r>
        <w:rPr>
          <w:rFonts w:ascii="Segoe UI" w:eastAsia="Segoe UI" w:hAnsi="Segoe UI" w:cs="Segoe UI"/>
          <w:color w:val="2A2A2A"/>
          <w:sz w:val="20"/>
        </w:rPr>
        <w:t xml:space="preserve">Following posture will be </w:t>
      </w:r>
      <w:r w:rsidR="00030184">
        <w:rPr>
          <w:rFonts w:ascii="Segoe UI" w:eastAsia="Segoe UI" w:hAnsi="Segoe UI" w:cs="Segoe UI"/>
          <w:color w:val="2A2A2A"/>
          <w:sz w:val="20"/>
        </w:rPr>
        <w:t>validated for</w:t>
      </w:r>
      <w:r>
        <w:rPr>
          <w:rFonts w:ascii="Segoe UI" w:eastAsia="Segoe UI" w:hAnsi="Segoe UI" w:cs="Segoe UI"/>
          <w:color w:val="2A2A2A"/>
          <w:sz w:val="20"/>
        </w:rPr>
        <w:t xml:space="preserve"> posture compliance and authorization</w:t>
      </w:r>
      <w:r w:rsidR="00030184">
        <w:rPr>
          <w:rFonts w:ascii="Segoe UI" w:eastAsia="Segoe UI" w:hAnsi="Segoe UI" w:cs="Segoe UI"/>
          <w:color w:val="2A2A2A"/>
          <w:sz w:val="20"/>
        </w:rPr>
        <w:t xml:space="preserve"> of the domain joined Clients during booting up process using system.ini Configuration </w:t>
      </w:r>
      <w:r>
        <w:rPr>
          <w:rFonts w:ascii="Segoe UI" w:eastAsia="Segoe UI" w:hAnsi="Segoe UI" w:cs="Segoe UI"/>
          <w:color w:val="2A2A2A"/>
          <w:sz w:val="20"/>
        </w:rPr>
        <w:t xml:space="preserve"> </w:t>
      </w:r>
    </w:p>
    <w:p w14:paraId="63A458E1" w14:textId="77777777" w:rsidR="002F1098" w:rsidRPr="00FD3AF5" w:rsidRDefault="00915484" w:rsidP="00184E47">
      <w:pPr>
        <w:pStyle w:val="Heading3"/>
        <w:numPr>
          <w:ilvl w:val="1"/>
          <w:numId w:val="5"/>
        </w:numPr>
        <w:rPr>
          <w:rStyle w:val="IntenseReference"/>
        </w:rPr>
      </w:pPr>
      <w:bookmarkStart w:id="42" w:name="_Toc14501846"/>
      <w:r>
        <w:rPr>
          <w:rStyle w:val="IntenseReference"/>
        </w:rPr>
        <w:t xml:space="preserve">Posture for </w:t>
      </w:r>
      <w:r w:rsidR="00C41F68" w:rsidRPr="00FD3AF5">
        <w:rPr>
          <w:rStyle w:val="IntenseReference"/>
        </w:rPr>
        <w:t>OS Build</w:t>
      </w:r>
      <w:bookmarkEnd w:id="42"/>
      <w:r w:rsidR="00C41F68" w:rsidRPr="00FD3AF5">
        <w:rPr>
          <w:rStyle w:val="IntenseReference"/>
        </w:rPr>
        <w:t xml:space="preserve"> </w:t>
      </w:r>
    </w:p>
    <w:p w14:paraId="32F2A288" w14:textId="77777777" w:rsidR="002F1098" w:rsidRDefault="00C41F68" w:rsidP="008A5A95">
      <w:pPr>
        <w:spacing w:after="6" w:line="251" w:lineRule="auto"/>
        <w:ind w:left="-5" w:right="790"/>
        <w:rPr>
          <w:rFonts w:ascii="Segoe UI" w:eastAsia="Segoe UI" w:hAnsi="Segoe UI" w:cs="Segoe UI"/>
          <w:color w:val="2A2A2A"/>
          <w:sz w:val="20"/>
        </w:rPr>
      </w:pPr>
      <w:r w:rsidRPr="002F1098">
        <w:rPr>
          <w:rFonts w:ascii="Segoe UI" w:eastAsia="Segoe UI" w:hAnsi="Segoe UI" w:cs="Segoe UI"/>
          <w:color w:val="2A2A2A"/>
          <w:sz w:val="20"/>
        </w:rPr>
        <w:t xml:space="preserve">Operating system Image will </w:t>
      </w:r>
      <w:r w:rsidR="002F1098" w:rsidRPr="002F1098">
        <w:rPr>
          <w:rFonts w:ascii="Segoe UI" w:eastAsia="Segoe UI" w:hAnsi="Segoe UI" w:cs="Segoe UI"/>
          <w:color w:val="2A2A2A"/>
          <w:sz w:val="20"/>
        </w:rPr>
        <w:t>deploy</w:t>
      </w:r>
      <w:r w:rsidR="002F1098">
        <w:rPr>
          <w:rFonts w:ascii="Segoe UI" w:eastAsia="Segoe UI" w:hAnsi="Segoe UI" w:cs="Segoe UI"/>
          <w:color w:val="2A2A2A"/>
          <w:sz w:val="20"/>
        </w:rPr>
        <w:t xml:space="preserve"> to all the </w:t>
      </w:r>
      <w:r w:rsidRPr="002F1098">
        <w:rPr>
          <w:rFonts w:ascii="Segoe UI" w:eastAsia="Segoe UI" w:hAnsi="Segoe UI" w:cs="Segoe UI"/>
          <w:color w:val="2A2A2A"/>
          <w:sz w:val="20"/>
        </w:rPr>
        <w:t xml:space="preserve">Enterprise Client </w:t>
      </w:r>
      <w:r w:rsidR="002F1098" w:rsidRPr="002F1098">
        <w:rPr>
          <w:rFonts w:ascii="Segoe UI" w:eastAsia="Segoe UI" w:hAnsi="Segoe UI" w:cs="Segoe UI"/>
          <w:color w:val="2A2A2A"/>
          <w:sz w:val="20"/>
        </w:rPr>
        <w:t xml:space="preserve">of GIC. This Image will include the posture of OS Build Version. </w:t>
      </w:r>
      <w:r w:rsidR="00FD3AF5" w:rsidRPr="00FD3AF5">
        <w:rPr>
          <w:rFonts w:ascii="Segoe UI" w:eastAsia="Segoe UI" w:hAnsi="Segoe UI" w:cs="Segoe UI"/>
          <w:color w:val="2A2A2A"/>
          <w:sz w:val="20"/>
        </w:rPr>
        <w:t xml:space="preserve">Image based Posture will be validated </w:t>
      </w:r>
      <w:r w:rsidR="00FD3AF5">
        <w:rPr>
          <w:rFonts w:ascii="Segoe UI" w:eastAsia="Segoe UI" w:hAnsi="Segoe UI" w:cs="Segoe UI"/>
          <w:color w:val="2A2A2A"/>
          <w:sz w:val="20"/>
        </w:rPr>
        <w:t>against reference image with existing hotfix install on client using</w:t>
      </w:r>
      <w:r w:rsidR="00FD3AF5" w:rsidRPr="00FD3AF5">
        <w:rPr>
          <w:rFonts w:ascii="Segoe UI" w:eastAsia="Segoe UI" w:hAnsi="Segoe UI" w:cs="Segoe UI"/>
          <w:color w:val="2A2A2A"/>
          <w:sz w:val="20"/>
        </w:rPr>
        <w:t xml:space="preserve"> following PowerShell </w:t>
      </w:r>
      <w:r w:rsidR="00FD3AF5">
        <w:rPr>
          <w:rFonts w:ascii="Segoe UI" w:eastAsia="Segoe UI" w:hAnsi="Segoe UI" w:cs="Segoe UI"/>
          <w:color w:val="2A2A2A"/>
          <w:sz w:val="20"/>
        </w:rPr>
        <w:t xml:space="preserve">start </w:t>
      </w:r>
      <w:r w:rsidR="00FD3AF5" w:rsidRPr="00FD3AF5">
        <w:rPr>
          <w:rFonts w:ascii="Segoe UI" w:eastAsia="Segoe UI" w:hAnsi="Segoe UI" w:cs="Segoe UI"/>
          <w:color w:val="2A2A2A"/>
          <w:sz w:val="20"/>
        </w:rPr>
        <w:t>script</w:t>
      </w:r>
    </w:p>
    <w:p w14:paraId="2151F960" w14:textId="77777777" w:rsidR="00FD3AF5" w:rsidRDefault="00FD3AF5" w:rsidP="008A5A95">
      <w:pPr>
        <w:spacing w:after="6" w:line="251" w:lineRule="auto"/>
        <w:ind w:left="-5" w:right="790"/>
        <w:rPr>
          <w:rFonts w:ascii="Segoe UI" w:eastAsia="Segoe UI" w:hAnsi="Segoe UI" w:cs="Segoe UI"/>
          <w:color w:val="2A2A2A"/>
          <w:sz w:val="20"/>
        </w:rPr>
      </w:pPr>
    </w:p>
    <w:p w14:paraId="60D893AB" w14:textId="77777777" w:rsidR="002F1098" w:rsidRDefault="002F1098" w:rsidP="008A5A95">
      <w:pPr>
        <w:shd w:val="clear" w:color="auto" w:fill="FFFFFF"/>
        <w:autoSpaceDE w:val="0"/>
        <w:autoSpaceDN w:val="0"/>
        <w:adjustRightInd w:val="0"/>
        <w:spacing w:after="0" w:line="240" w:lineRule="auto"/>
        <w:rPr>
          <w:rFonts w:ascii="Lucida Console" w:hAnsi="Lucida Console" w:cs="Lucida Console"/>
          <w:color w:val="006400"/>
          <w:sz w:val="18"/>
          <w:szCs w:val="18"/>
        </w:rPr>
      </w:pPr>
      <w:r w:rsidRPr="002F1098">
        <w:rPr>
          <w:rFonts w:ascii="Segoe UI" w:eastAsia="Segoe UI" w:hAnsi="Segoe UI" w:cs="Segoe UI"/>
          <w:color w:val="2A2A2A"/>
          <w:sz w:val="20"/>
        </w:rPr>
        <w:t xml:space="preserve"> </w:t>
      </w:r>
      <w:r>
        <w:rPr>
          <w:rFonts w:ascii="Lucida Console" w:hAnsi="Lucida Console" w:cs="Lucida Console"/>
          <w:color w:val="006400"/>
          <w:sz w:val="18"/>
          <w:szCs w:val="18"/>
        </w:rPr>
        <w:t># OS Build Version Posture Check</w:t>
      </w:r>
    </w:p>
    <w:p w14:paraId="6FA5DF02" w14:textId="77777777" w:rsidR="002F1098" w:rsidRDefault="002F1098" w:rsidP="008A5A95">
      <w:pPr>
        <w:shd w:val="clear" w:color="auto" w:fill="FFFFFF"/>
        <w:autoSpaceDE w:val="0"/>
        <w:autoSpaceDN w:val="0"/>
        <w:adjustRightInd w:val="0"/>
        <w:spacing w:after="0" w:line="240" w:lineRule="auto"/>
        <w:rPr>
          <w:rFonts w:ascii="Lucida Console" w:hAnsi="Lucida Console" w:cs="Lucida Console"/>
          <w:sz w:val="18"/>
          <w:szCs w:val="18"/>
        </w:rPr>
      </w:pPr>
    </w:p>
    <w:p w14:paraId="0F381EF6" w14:textId="77777777" w:rsidR="00FC7327" w:rsidRDefault="00FC7327" w:rsidP="00FC7327">
      <w:pPr>
        <w:shd w:val="clear" w:color="auto" w:fill="FFFFFF"/>
        <w:autoSpaceDE w:val="0"/>
        <w:autoSpaceDN w:val="0"/>
        <w:adjustRightInd w:val="0"/>
        <w:spacing w:after="0" w:line="240" w:lineRule="auto"/>
        <w:rPr>
          <w:ins w:id="43" w:author="UAT" w:date="2019-07-20T15:03:00Z"/>
          <w:rFonts w:ascii="Lucida Console" w:hAnsi="Lucida Console" w:cs="Lucida Console"/>
          <w:sz w:val="18"/>
          <w:szCs w:val="18"/>
        </w:rPr>
      </w:pPr>
      <w:ins w:id="44" w:author="UAT" w:date="2019-07-20T15:03:00Z">
        <w:r>
          <w:rPr>
            <w:rFonts w:ascii="Lucida Console" w:hAnsi="Lucida Console" w:cs="Lucida Console"/>
            <w:sz w:val="18"/>
            <w:szCs w:val="18"/>
          </w:rPr>
          <w:t xml:space="preserve">   </w:t>
        </w:r>
        <w:r>
          <w:rPr>
            <w:rFonts w:ascii="Lucida Console" w:hAnsi="Lucida Console" w:cs="Lucida Console"/>
            <w:color w:val="0000FF"/>
            <w:sz w:val="18"/>
            <w:szCs w:val="18"/>
          </w:rPr>
          <w:t>Remove-Item</w:t>
        </w:r>
        <w:r>
          <w:rPr>
            <w:rFonts w:ascii="Lucida Console" w:hAnsi="Lucida Console" w:cs="Lucida Console"/>
            <w:sz w:val="18"/>
            <w:szCs w:val="18"/>
          </w:rPr>
          <w:t xml:space="preserve"> </w:t>
        </w:r>
        <w:r>
          <w:rPr>
            <w:rFonts w:ascii="Lucida Console" w:hAnsi="Lucida Console" w:cs="Lucida Console"/>
            <w:color w:val="8B0000"/>
            <w:sz w:val="18"/>
            <w:szCs w:val="18"/>
          </w:rPr>
          <w:t>"c:\PS\OSLocal.txt"</w:t>
        </w:r>
      </w:ins>
    </w:p>
    <w:p w14:paraId="77087CE9" w14:textId="77777777" w:rsidR="00FC7327" w:rsidRDefault="00FC7327" w:rsidP="00FC7327">
      <w:pPr>
        <w:shd w:val="clear" w:color="auto" w:fill="FFFFFF"/>
        <w:autoSpaceDE w:val="0"/>
        <w:autoSpaceDN w:val="0"/>
        <w:adjustRightInd w:val="0"/>
        <w:spacing w:after="0" w:line="240" w:lineRule="auto"/>
        <w:rPr>
          <w:ins w:id="45" w:author="UAT" w:date="2019-07-20T15:03:00Z"/>
          <w:rFonts w:ascii="Lucida Console" w:hAnsi="Lucida Console" w:cs="Lucida Console"/>
          <w:sz w:val="18"/>
          <w:szCs w:val="18"/>
        </w:rPr>
      </w:pPr>
    </w:p>
    <w:p w14:paraId="1BACE3AB" w14:textId="77777777" w:rsidR="00FC7327" w:rsidRDefault="00FC7327" w:rsidP="00FC7327">
      <w:pPr>
        <w:shd w:val="clear" w:color="auto" w:fill="FFFFFF"/>
        <w:autoSpaceDE w:val="0"/>
        <w:autoSpaceDN w:val="0"/>
        <w:adjustRightInd w:val="0"/>
        <w:spacing w:after="0" w:line="240" w:lineRule="auto"/>
        <w:rPr>
          <w:ins w:id="46" w:author="UAT" w:date="2019-07-20T15:03:00Z"/>
          <w:rFonts w:ascii="Lucida Console" w:hAnsi="Lucida Console" w:cs="Lucida Console"/>
          <w:sz w:val="18"/>
          <w:szCs w:val="18"/>
        </w:rPr>
      </w:pPr>
    </w:p>
    <w:p w14:paraId="52A6D5AF" w14:textId="77777777" w:rsidR="00FC7327" w:rsidRDefault="00FC7327" w:rsidP="00FC7327">
      <w:pPr>
        <w:shd w:val="clear" w:color="auto" w:fill="FFFFFF"/>
        <w:autoSpaceDE w:val="0"/>
        <w:autoSpaceDN w:val="0"/>
        <w:adjustRightInd w:val="0"/>
        <w:spacing w:after="0" w:line="240" w:lineRule="auto"/>
        <w:rPr>
          <w:ins w:id="47" w:author="UAT" w:date="2019-07-20T15:03:00Z"/>
          <w:rFonts w:ascii="Lucida Console" w:hAnsi="Lucida Console" w:cs="Lucida Console"/>
          <w:sz w:val="18"/>
          <w:szCs w:val="18"/>
        </w:rPr>
      </w:pPr>
      <w:ins w:id="48" w:author="UAT" w:date="2019-07-20T15:03:00Z">
        <w:r>
          <w:rPr>
            <w:rFonts w:ascii="Lucida Console" w:hAnsi="Lucida Console" w:cs="Lucida Console"/>
            <w:color w:val="0000FF"/>
            <w:sz w:val="18"/>
            <w:szCs w:val="18"/>
          </w:rPr>
          <w:t>Reg</w:t>
        </w:r>
        <w:r>
          <w:rPr>
            <w:rFonts w:ascii="Lucida Console" w:hAnsi="Lucida Console" w:cs="Lucida Console"/>
            <w:sz w:val="18"/>
            <w:szCs w:val="18"/>
          </w:rPr>
          <w:t xml:space="preserve"> </w:t>
        </w:r>
        <w:r>
          <w:rPr>
            <w:rFonts w:ascii="Lucida Console" w:hAnsi="Lucida Console" w:cs="Lucida Console"/>
            <w:color w:val="8A2BE2"/>
            <w:sz w:val="18"/>
            <w:szCs w:val="18"/>
          </w:rPr>
          <w:t>Query</w:t>
        </w:r>
        <w:r>
          <w:rPr>
            <w:rFonts w:ascii="Lucida Console" w:hAnsi="Lucida Console" w:cs="Lucida Console"/>
            <w:sz w:val="18"/>
            <w:szCs w:val="18"/>
          </w:rPr>
          <w:t xml:space="preserve"> </w:t>
        </w:r>
        <w:r>
          <w:rPr>
            <w:rFonts w:ascii="Lucida Console" w:hAnsi="Lucida Console" w:cs="Lucida Console"/>
            <w:color w:val="8B0000"/>
            <w:sz w:val="18"/>
            <w:szCs w:val="18"/>
          </w:rPr>
          <w:t>"HKLM\SOFTWARE\Microsoft\Windows NT\CurrentVersion"</w:t>
        </w:r>
        <w:r>
          <w:rPr>
            <w:rFonts w:ascii="Lucida Console" w:hAnsi="Lucida Console" w:cs="Lucida Console"/>
            <w:sz w:val="18"/>
            <w:szCs w:val="18"/>
          </w:rPr>
          <w:t xml:space="preserve"> </w:t>
        </w:r>
        <w:r>
          <w:rPr>
            <w:rFonts w:ascii="Lucida Console" w:hAnsi="Lucida Console" w:cs="Lucida Console"/>
            <w:color w:val="8A2BE2"/>
            <w:sz w:val="18"/>
            <w:szCs w:val="18"/>
          </w:rPr>
          <w:t>/v</w:t>
        </w:r>
        <w:r>
          <w:rPr>
            <w:rFonts w:ascii="Lucida Console" w:hAnsi="Lucida Console" w:cs="Lucida Console"/>
            <w:sz w:val="18"/>
            <w:szCs w:val="18"/>
          </w:rPr>
          <w:t xml:space="preserve"> </w:t>
        </w:r>
        <w:r>
          <w:rPr>
            <w:rFonts w:ascii="Lucida Console" w:hAnsi="Lucida Console" w:cs="Lucida Console"/>
            <w:color w:val="8A2BE2"/>
            <w:sz w:val="18"/>
            <w:szCs w:val="18"/>
          </w:rPr>
          <w:t>ReleaseId</w:t>
        </w:r>
        <w:r>
          <w:rPr>
            <w:rFonts w:ascii="Lucida Console" w:hAnsi="Lucida Console" w:cs="Lucida Console"/>
            <w:sz w:val="18"/>
            <w:szCs w:val="18"/>
          </w:rPr>
          <w:t xml:space="preserve">  </w:t>
        </w:r>
        <w:r>
          <w:rPr>
            <w:rFonts w:ascii="Lucida Console" w:hAnsi="Lucida Console" w:cs="Lucida Console"/>
            <w:color w:val="696969"/>
            <w:sz w:val="18"/>
            <w:szCs w:val="18"/>
          </w:rPr>
          <w:t>&gt;&gt;</w:t>
        </w:r>
        <w:r>
          <w:rPr>
            <w:rFonts w:ascii="Lucida Console" w:hAnsi="Lucida Console" w:cs="Lucida Console"/>
            <w:color w:val="8A2BE2"/>
            <w:sz w:val="18"/>
            <w:szCs w:val="18"/>
          </w:rPr>
          <w:t>c:\PS\OSLocal.txt</w:t>
        </w:r>
      </w:ins>
    </w:p>
    <w:p w14:paraId="65608E1D" w14:textId="77777777" w:rsidR="00FC7327" w:rsidRDefault="00FC7327" w:rsidP="00FC7327">
      <w:pPr>
        <w:shd w:val="clear" w:color="auto" w:fill="FFFFFF"/>
        <w:autoSpaceDE w:val="0"/>
        <w:autoSpaceDN w:val="0"/>
        <w:adjustRightInd w:val="0"/>
        <w:spacing w:after="0" w:line="240" w:lineRule="auto"/>
        <w:rPr>
          <w:ins w:id="49" w:author="UAT" w:date="2019-07-20T15:03:00Z"/>
          <w:rFonts w:ascii="Lucida Console" w:hAnsi="Lucida Console" w:cs="Lucida Console"/>
          <w:sz w:val="18"/>
          <w:szCs w:val="18"/>
        </w:rPr>
      </w:pPr>
    </w:p>
    <w:p w14:paraId="4438CBD2" w14:textId="77777777" w:rsidR="00FC7327" w:rsidRDefault="00FC7327" w:rsidP="00FC7327">
      <w:pPr>
        <w:shd w:val="clear" w:color="auto" w:fill="FFFFFF"/>
        <w:autoSpaceDE w:val="0"/>
        <w:autoSpaceDN w:val="0"/>
        <w:adjustRightInd w:val="0"/>
        <w:spacing w:after="0" w:line="240" w:lineRule="auto"/>
        <w:rPr>
          <w:ins w:id="50" w:author="UAT" w:date="2019-07-20T15:03:00Z"/>
          <w:rFonts w:ascii="Lucida Console" w:hAnsi="Lucida Console" w:cs="Lucida Console"/>
          <w:sz w:val="18"/>
          <w:szCs w:val="18"/>
        </w:rPr>
      </w:pPr>
      <w:ins w:id="51" w:author="UAT" w:date="2019-07-20T15:03:00Z">
        <w:r>
          <w:rPr>
            <w:rFonts w:ascii="Lucida Console" w:hAnsi="Lucida Console" w:cs="Lucida Console"/>
            <w:color w:val="A82D00"/>
            <w:sz w:val="18"/>
            <w:szCs w:val="18"/>
          </w:rPr>
          <w:t>$c</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Compare-Object</w:t>
        </w:r>
        <w:r>
          <w:rPr>
            <w:rFonts w:ascii="Lucida Console" w:hAnsi="Lucida Console" w:cs="Lucida Console"/>
            <w:sz w:val="18"/>
            <w:szCs w:val="18"/>
          </w:rPr>
          <w:t xml:space="preserve"> </w:t>
        </w:r>
        <w:r>
          <w:rPr>
            <w:rFonts w:ascii="Lucida Console" w:hAnsi="Lucida Console" w:cs="Lucida Console"/>
            <w:color w:val="000080"/>
            <w:sz w:val="18"/>
            <w:szCs w:val="18"/>
          </w:rPr>
          <w:t>-ReferenceObject</w:t>
        </w:r>
        <w:r>
          <w:rPr>
            <w:rFonts w:ascii="Lucida Console" w:hAnsi="Lucida Console" w:cs="Lucida Console"/>
            <w:sz w:val="18"/>
            <w:szCs w:val="18"/>
          </w:rPr>
          <w:t xml:space="preserve"> (</w:t>
        </w:r>
        <w:r>
          <w:rPr>
            <w:rFonts w:ascii="Lucida Console" w:hAnsi="Lucida Console" w:cs="Lucida Console"/>
            <w:color w:val="0000FF"/>
            <w:sz w:val="18"/>
            <w:szCs w:val="18"/>
          </w:rPr>
          <w:t>get-content</w:t>
        </w:r>
        <w:r>
          <w:rPr>
            <w:rFonts w:ascii="Lucida Console" w:hAnsi="Lucida Console" w:cs="Lucida Console"/>
            <w:sz w:val="18"/>
            <w:szCs w:val="18"/>
          </w:rPr>
          <w:t xml:space="preserve"> </w:t>
        </w:r>
        <w:r>
          <w:rPr>
            <w:rFonts w:ascii="Lucida Console" w:hAnsi="Lucida Console" w:cs="Lucida Console"/>
            <w:color w:val="8A2BE2"/>
            <w:sz w:val="18"/>
            <w:szCs w:val="18"/>
          </w:rPr>
          <w:t>C:\PS\OSRef.txt</w:t>
        </w:r>
        <w:r>
          <w:rPr>
            <w:rFonts w:ascii="Lucida Console" w:hAnsi="Lucida Console" w:cs="Lucida Console"/>
            <w:sz w:val="18"/>
            <w:szCs w:val="18"/>
          </w:rPr>
          <w:t xml:space="preserve">) </w:t>
        </w:r>
        <w:r>
          <w:rPr>
            <w:rFonts w:ascii="Lucida Console" w:hAnsi="Lucida Console" w:cs="Lucida Console"/>
            <w:color w:val="000080"/>
            <w:sz w:val="18"/>
            <w:szCs w:val="18"/>
          </w:rPr>
          <w:t>-DifferenceObject</w:t>
        </w:r>
        <w:r>
          <w:rPr>
            <w:rFonts w:ascii="Lucida Console" w:hAnsi="Lucida Console" w:cs="Lucida Console"/>
            <w:sz w:val="18"/>
            <w:szCs w:val="18"/>
          </w:rPr>
          <w:t xml:space="preserve"> (</w:t>
        </w:r>
        <w:r>
          <w:rPr>
            <w:rFonts w:ascii="Lucida Console" w:hAnsi="Lucida Console" w:cs="Lucida Console"/>
            <w:color w:val="0000FF"/>
            <w:sz w:val="18"/>
            <w:szCs w:val="18"/>
          </w:rPr>
          <w:t>get-content</w:t>
        </w:r>
        <w:r>
          <w:rPr>
            <w:rFonts w:ascii="Lucida Console" w:hAnsi="Lucida Console" w:cs="Lucida Console"/>
            <w:sz w:val="18"/>
            <w:szCs w:val="18"/>
          </w:rPr>
          <w:t xml:space="preserve"> </w:t>
        </w:r>
        <w:r>
          <w:rPr>
            <w:rFonts w:ascii="Lucida Console" w:hAnsi="Lucida Console" w:cs="Lucida Console"/>
            <w:color w:val="8A2BE2"/>
            <w:sz w:val="18"/>
            <w:szCs w:val="18"/>
          </w:rPr>
          <w:t>c:\PS\OSLocal.txt</w:t>
        </w:r>
        <w:r>
          <w:rPr>
            <w:rFonts w:ascii="Lucida Console" w:hAnsi="Lucida Console" w:cs="Lucida Console"/>
            <w:sz w:val="18"/>
            <w:szCs w:val="18"/>
          </w:rPr>
          <w:t xml:space="preserve"> )</w:t>
        </w:r>
      </w:ins>
    </w:p>
    <w:p w14:paraId="51F01699" w14:textId="77777777" w:rsidR="00FC7327" w:rsidRDefault="00FC7327" w:rsidP="00FC7327">
      <w:pPr>
        <w:shd w:val="clear" w:color="auto" w:fill="FFFFFF"/>
        <w:autoSpaceDE w:val="0"/>
        <w:autoSpaceDN w:val="0"/>
        <w:adjustRightInd w:val="0"/>
        <w:spacing w:after="0" w:line="240" w:lineRule="auto"/>
        <w:rPr>
          <w:ins w:id="52" w:author="UAT" w:date="2019-07-20T15:03:00Z"/>
          <w:rFonts w:ascii="Lucida Console" w:hAnsi="Lucida Console" w:cs="Lucida Console"/>
          <w:sz w:val="18"/>
          <w:szCs w:val="18"/>
        </w:rPr>
      </w:pPr>
      <w:ins w:id="53" w:author="UAT" w:date="2019-07-20T15:03:00Z">
        <w:r>
          <w:rPr>
            <w:rFonts w:ascii="Lucida Console" w:hAnsi="Lucida Console" w:cs="Lucida Console"/>
            <w:color w:val="A82D00"/>
            <w:sz w:val="18"/>
            <w:szCs w:val="18"/>
          </w:rPr>
          <w:t>$counter1</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0</w:t>
        </w:r>
        <w:r>
          <w:rPr>
            <w:rFonts w:ascii="Lucida Console" w:hAnsi="Lucida Console" w:cs="Lucida Console"/>
            <w:sz w:val="18"/>
            <w:szCs w:val="18"/>
          </w:rPr>
          <w:t xml:space="preserve"> </w:t>
        </w:r>
      </w:ins>
    </w:p>
    <w:p w14:paraId="029FC739" w14:textId="77777777" w:rsidR="00FC7327" w:rsidRDefault="00FC7327" w:rsidP="00FC7327">
      <w:pPr>
        <w:shd w:val="clear" w:color="auto" w:fill="FFFFFF"/>
        <w:autoSpaceDE w:val="0"/>
        <w:autoSpaceDN w:val="0"/>
        <w:adjustRightInd w:val="0"/>
        <w:spacing w:after="0" w:line="240" w:lineRule="auto"/>
        <w:rPr>
          <w:ins w:id="54" w:author="UAT" w:date="2019-07-20T15:03:00Z"/>
          <w:rFonts w:ascii="Lucida Console" w:hAnsi="Lucida Console" w:cs="Lucida Console"/>
          <w:sz w:val="18"/>
          <w:szCs w:val="18"/>
        </w:rPr>
      </w:pPr>
      <w:ins w:id="55" w:author="UAT" w:date="2019-07-20T15:03:00Z">
        <w:r>
          <w:rPr>
            <w:rFonts w:ascii="Lucida Console" w:hAnsi="Lucida Console" w:cs="Lucida Console"/>
            <w:color w:val="00008B"/>
            <w:sz w:val="18"/>
            <w:szCs w:val="18"/>
          </w:rPr>
          <w:t>:OS</w:t>
        </w:r>
        <w:r>
          <w:rPr>
            <w:rFonts w:ascii="Lucida Console" w:hAnsi="Lucida Console" w:cs="Lucida Console"/>
            <w:sz w:val="18"/>
            <w:szCs w:val="18"/>
          </w:rPr>
          <w:t xml:space="preserve"> </w:t>
        </w:r>
        <w:r>
          <w:rPr>
            <w:rFonts w:ascii="Lucida Console" w:hAnsi="Lucida Console" w:cs="Lucida Console"/>
            <w:color w:val="00008B"/>
            <w:sz w:val="18"/>
            <w:szCs w:val="18"/>
          </w:rPr>
          <w:t>foreach</w:t>
        </w:r>
        <w:r>
          <w:rPr>
            <w:rFonts w:ascii="Lucida Console" w:hAnsi="Lucida Console" w:cs="Lucida Console"/>
            <w:sz w:val="18"/>
            <w:szCs w:val="18"/>
          </w:rPr>
          <w:t xml:space="preserve"> (</w:t>
        </w:r>
        <w:r>
          <w:rPr>
            <w:rFonts w:ascii="Lucida Console" w:hAnsi="Lucida Console" w:cs="Lucida Console"/>
            <w:color w:val="A82D00"/>
            <w:sz w:val="18"/>
            <w:szCs w:val="18"/>
          </w:rPr>
          <w:t>$grp1</w:t>
        </w:r>
        <w:r>
          <w:rPr>
            <w:rFonts w:ascii="Lucida Console" w:hAnsi="Lucida Console" w:cs="Lucida Console"/>
            <w:sz w:val="18"/>
            <w:szCs w:val="18"/>
          </w:rPr>
          <w:t xml:space="preserve"> </w:t>
        </w:r>
        <w:r>
          <w:rPr>
            <w:rFonts w:ascii="Lucida Console" w:hAnsi="Lucida Console" w:cs="Lucida Console"/>
            <w:color w:val="00008B"/>
            <w:sz w:val="18"/>
            <w:szCs w:val="18"/>
          </w:rPr>
          <w:t>in</w:t>
        </w:r>
        <w:r>
          <w:rPr>
            <w:rFonts w:ascii="Lucida Console" w:hAnsi="Lucida Console" w:cs="Lucida Console"/>
            <w:sz w:val="18"/>
            <w:szCs w:val="18"/>
          </w:rPr>
          <w:t xml:space="preserve"> </w:t>
        </w:r>
        <w:r>
          <w:rPr>
            <w:rFonts w:ascii="Lucida Console" w:hAnsi="Lucida Console" w:cs="Lucida Console"/>
            <w:color w:val="A82D00"/>
            <w:sz w:val="18"/>
            <w:szCs w:val="18"/>
          </w:rPr>
          <w:t>$c</w:t>
        </w:r>
        <w:r>
          <w:rPr>
            <w:rFonts w:ascii="Lucida Console" w:hAnsi="Lucida Console" w:cs="Lucida Console"/>
            <w:sz w:val="18"/>
            <w:szCs w:val="18"/>
          </w:rPr>
          <w:t>)</w:t>
        </w:r>
      </w:ins>
    </w:p>
    <w:p w14:paraId="46AA8ECD" w14:textId="77777777" w:rsidR="00FC7327" w:rsidRDefault="00FC7327" w:rsidP="00FC7327">
      <w:pPr>
        <w:shd w:val="clear" w:color="auto" w:fill="FFFFFF"/>
        <w:autoSpaceDE w:val="0"/>
        <w:autoSpaceDN w:val="0"/>
        <w:adjustRightInd w:val="0"/>
        <w:spacing w:after="0" w:line="240" w:lineRule="auto"/>
        <w:rPr>
          <w:ins w:id="56" w:author="UAT" w:date="2019-07-20T15:03:00Z"/>
          <w:rFonts w:ascii="Lucida Console" w:hAnsi="Lucida Console" w:cs="Lucida Console"/>
          <w:sz w:val="18"/>
          <w:szCs w:val="18"/>
        </w:rPr>
      </w:pPr>
      <w:ins w:id="57" w:author="UAT" w:date="2019-07-20T15:03:00Z">
        <w:r>
          <w:rPr>
            <w:rFonts w:ascii="Lucida Console" w:hAnsi="Lucida Console" w:cs="Lucida Console"/>
            <w:sz w:val="18"/>
            <w:szCs w:val="18"/>
          </w:rPr>
          <w:t>{</w:t>
        </w:r>
      </w:ins>
    </w:p>
    <w:p w14:paraId="1835380D" w14:textId="77777777" w:rsidR="00FC7327" w:rsidRDefault="00FC7327" w:rsidP="00FC7327">
      <w:pPr>
        <w:shd w:val="clear" w:color="auto" w:fill="FFFFFF"/>
        <w:autoSpaceDE w:val="0"/>
        <w:autoSpaceDN w:val="0"/>
        <w:adjustRightInd w:val="0"/>
        <w:spacing w:after="0" w:line="240" w:lineRule="auto"/>
        <w:rPr>
          <w:ins w:id="58" w:author="UAT" w:date="2019-07-20T15:03:00Z"/>
          <w:rFonts w:ascii="Lucida Console" w:hAnsi="Lucida Console" w:cs="Lucida Console"/>
          <w:sz w:val="18"/>
          <w:szCs w:val="18"/>
        </w:rPr>
      </w:pPr>
    </w:p>
    <w:p w14:paraId="4CB41294" w14:textId="77777777" w:rsidR="00FC7327" w:rsidRDefault="00FC7327" w:rsidP="00FC7327">
      <w:pPr>
        <w:shd w:val="clear" w:color="auto" w:fill="FFFFFF"/>
        <w:autoSpaceDE w:val="0"/>
        <w:autoSpaceDN w:val="0"/>
        <w:adjustRightInd w:val="0"/>
        <w:spacing w:after="0" w:line="240" w:lineRule="auto"/>
        <w:rPr>
          <w:ins w:id="59" w:author="UAT" w:date="2019-07-20T15:03:00Z"/>
          <w:rFonts w:ascii="Lucida Console" w:hAnsi="Lucida Console" w:cs="Lucida Console"/>
          <w:sz w:val="18"/>
          <w:szCs w:val="18"/>
        </w:rPr>
      </w:pPr>
      <w:ins w:id="60" w:author="UAT" w:date="2019-07-20T15:03:00Z">
        <w:r>
          <w:rPr>
            <w:rFonts w:ascii="Lucida Console" w:hAnsi="Lucida Console" w:cs="Lucida Console"/>
            <w:color w:val="00008B"/>
            <w:sz w:val="18"/>
            <w:szCs w:val="18"/>
          </w:rPr>
          <w:t>if</w:t>
        </w:r>
        <w:r>
          <w:rPr>
            <w:rFonts w:ascii="Lucida Console" w:hAnsi="Lucida Console" w:cs="Lucida Console"/>
            <w:sz w:val="18"/>
            <w:szCs w:val="18"/>
          </w:rPr>
          <w:t xml:space="preserve"> (</w:t>
        </w:r>
        <w:r>
          <w:rPr>
            <w:rFonts w:ascii="Lucida Console" w:hAnsi="Lucida Console" w:cs="Lucida Console"/>
            <w:color w:val="A82D00"/>
            <w:sz w:val="18"/>
            <w:szCs w:val="18"/>
          </w:rPr>
          <w:t>$grp1</w:t>
        </w:r>
        <w:r>
          <w:rPr>
            <w:rFonts w:ascii="Lucida Console" w:hAnsi="Lucida Console" w:cs="Lucida Console"/>
            <w:color w:val="696969"/>
            <w:sz w:val="18"/>
            <w:szCs w:val="18"/>
          </w:rPr>
          <w:t>.</w:t>
        </w:r>
        <w:r>
          <w:rPr>
            <w:rFonts w:ascii="Lucida Console" w:hAnsi="Lucida Console" w:cs="Lucida Console"/>
            <w:sz w:val="18"/>
            <w:szCs w:val="18"/>
          </w:rPr>
          <w:t xml:space="preserve">SideIndicator </w:t>
        </w:r>
        <w:r>
          <w:rPr>
            <w:rFonts w:ascii="Lucida Console" w:hAnsi="Lucida Console" w:cs="Lucida Console"/>
            <w:color w:val="696969"/>
            <w:sz w:val="18"/>
            <w:szCs w:val="18"/>
          </w:rPr>
          <w:t>-eq</w:t>
        </w:r>
        <w:r>
          <w:rPr>
            <w:rFonts w:ascii="Lucida Console" w:hAnsi="Lucida Console" w:cs="Lucida Console"/>
            <w:sz w:val="18"/>
            <w:szCs w:val="18"/>
          </w:rPr>
          <w:t xml:space="preserve"> </w:t>
        </w:r>
        <w:r>
          <w:rPr>
            <w:rFonts w:ascii="Lucida Console" w:hAnsi="Lucida Console" w:cs="Lucida Console"/>
            <w:color w:val="8B0000"/>
            <w:sz w:val="18"/>
            <w:szCs w:val="18"/>
          </w:rPr>
          <w:t>"=&gt;"</w:t>
        </w:r>
        <w:r>
          <w:rPr>
            <w:rFonts w:ascii="Lucida Console" w:hAnsi="Lucida Console" w:cs="Lucida Console"/>
            <w:sz w:val="18"/>
            <w:szCs w:val="18"/>
          </w:rPr>
          <w:t>) {</w:t>
        </w:r>
      </w:ins>
    </w:p>
    <w:p w14:paraId="33399906" w14:textId="77777777" w:rsidR="00FC7327" w:rsidRDefault="00FC7327" w:rsidP="00FC7327">
      <w:pPr>
        <w:shd w:val="clear" w:color="auto" w:fill="FFFFFF"/>
        <w:autoSpaceDE w:val="0"/>
        <w:autoSpaceDN w:val="0"/>
        <w:adjustRightInd w:val="0"/>
        <w:spacing w:after="0" w:line="240" w:lineRule="auto"/>
        <w:rPr>
          <w:ins w:id="61" w:author="UAT" w:date="2019-07-20T15:03:00Z"/>
          <w:rFonts w:ascii="Lucida Console" w:hAnsi="Lucida Console" w:cs="Lucida Console"/>
          <w:sz w:val="18"/>
          <w:szCs w:val="18"/>
        </w:rPr>
      </w:pPr>
    </w:p>
    <w:p w14:paraId="43B04C2D" w14:textId="77777777" w:rsidR="00FC7327" w:rsidRDefault="00FC7327" w:rsidP="00FC7327">
      <w:pPr>
        <w:shd w:val="clear" w:color="auto" w:fill="FFFFFF"/>
        <w:autoSpaceDE w:val="0"/>
        <w:autoSpaceDN w:val="0"/>
        <w:adjustRightInd w:val="0"/>
        <w:spacing w:after="0" w:line="240" w:lineRule="auto"/>
        <w:rPr>
          <w:ins w:id="62" w:author="UAT" w:date="2019-07-20T15:03:00Z"/>
          <w:rFonts w:ascii="Lucida Console" w:hAnsi="Lucida Console" w:cs="Lucida Console"/>
          <w:sz w:val="18"/>
          <w:szCs w:val="18"/>
        </w:rPr>
      </w:pPr>
      <w:ins w:id="63" w:author="UAT" w:date="2019-07-20T15:03:00Z">
        <w:r>
          <w:rPr>
            <w:rFonts w:ascii="Lucida Console" w:hAnsi="Lucida Console" w:cs="Lucida Console"/>
            <w:color w:val="A82D00"/>
            <w:sz w:val="18"/>
            <w:szCs w:val="18"/>
          </w:rPr>
          <w:t>$counter1</w:t>
        </w:r>
        <w:r>
          <w:rPr>
            <w:rFonts w:ascii="Lucida Console" w:hAnsi="Lucida Console" w:cs="Lucida Console"/>
            <w:color w:val="696969"/>
            <w:sz w:val="18"/>
            <w:szCs w:val="18"/>
          </w:rPr>
          <w:t>++</w:t>
        </w:r>
      </w:ins>
    </w:p>
    <w:p w14:paraId="5D6741BF" w14:textId="77777777" w:rsidR="00FC7327" w:rsidRDefault="00FC7327" w:rsidP="00FC7327">
      <w:pPr>
        <w:shd w:val="clear" w:color="auto" w:fill="FFFFFF"/>
        <w:autoSpaceDE w:val="0"/>
        <w:autoSpaceDN w:val="0"/>
        <w:adjustRightInd w:val="0"/>
        <w:spacing w:after="0" w:line="240" w:lineRule="auto"/>
        <w:rPr>
          <w:ins w:id="64" w:author="UAT" w:date="2019-07-20T15:03:00Z"/>
          <w:rFonts w:ascii="Lucida Console" w:hAnsi="Lucida Console" w:cs="Lucida Console"/>
          <w:sz w:val="18"/>
          <w:szCs w:val="18"/>
        </w:rPr>
      </w:pPr>
      <w:ins w:id="65" w:author="UAT" w:date="2019-07-20T15:03:00Z">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 PC is Compliante  for OS Build "</w:t>
        </w:r>
      </w:ins>
    </w:p>
    <w:p w14:paraId="5D522FB3" w14:textId="77777777" w:rsidR="00FC7327" w:rsidRDefault="00FC7327" w:rsidP="00FC7327">
      <w:pPr>
        <w:shd w:val="clear" w:color="auto" w:fill="FFFFFF"/>
        <w:autoSpaceDE w:val="0"/>
        <w:autoSpaceDN w:val="0"/>
        <w:adjustRightInd w:val="0"/>
        <w:spacing w:after="0" w:line="240" w:lineRule="auto"/>
        <w:rPr>
          <w:ins w:id="66" w:author="UAT" w:date="2019-07-20T15:03:00Z"/>
          <w:rFonts w:ascii="Lucida Console" w:hAnsi="Lucida Console" w:cs="Lucida Console"/>
          <w:sz w:val="18"/>
          <w:szCs w:val="18"/>
        </w:rPr>
      </w:pPr>
      <w:ins w:id="67" w:author="UAT" w:date="2019-07-20T15:03:00Z">
        <w:r>
          <w:rPr>
            <w:rFonts w:ascii="Lucida Console" w:hAnsi="Lucida Console" w:cs="Lucida Console"/>
            <w:sz w:val="18"/>
            <w:szCs w:val="18"/>
          </w:rPr>
          <w:t xml:space="preserve">} </w:t>
        </w:r>
      </w:ins>
    </w:p>
    <w:p w14:paraId="34FCD4C6" w14:textId="77777777" w:rsidR="00FC7327" w:rsidRDefault="00FC7327" w:rsidP="00FC7327">
      <w:pPr>
        <w:shd w:val="clear" w:color="auto" w:fill="FFFFFF"/>
        <w:autoSpaceDE w:val="0"/>
        <w:autoSpaceDN w:val="0"/>
        <w:adjustRightInd w:val="0"/>
        <w:spacing w:after="0" w:line="240" w:lineRule="auto"/>
        <w:rPr>
          <w:ins w:id="68" w:author="UAT" w:date="2019-07-20T15:03:00Z"/>
          <w:rFonts w:ascii="Lucida Console" w:hAnsi="Lucida Console" w:cs="Lucida Console"/>
          <w:sz w:val="18"/>
          <w:szCs w:val="18"/>
        </w:rPr>
      </w:pPr>
    </w:p>
    <w:p w14:paraId="627B753D" w14:textId="77777777" w:rsidR="00FC7327" w:rsidRDefault="00FC7327" w:rsidP="00FC7327">
      <w:pPr>
        <w:shd w:val="clear" w:color="auto" w:fill="FFFFFF"/>
        <w:autoSpaceDE w:val="0"/>
        <w:autoSpaceDN w:val="0"/>
        <w:adjustRightInd w:val="0"/>
        <w:spacing w:after="0" w:line="240" w:lineRule="auto"/>
        <w:rPr>
          <w:ins w:id="69" w:author="UAT" w:date="2019-07-20T15:03:00Z"/>
          <w:rFonts w:ascii="Lucida Console" w:hAnsi="Lucida Console" w:cs="Lucida Console"/>
          <w:sz w:val="18"/>
          <w:szCs w:val="18"/>
        </w:rPr>
      </w:pPr>
      <w:ins w:id="70" w:author="UAT" w:date="2019-07-20T15:03:00Z">
        <w:r>
          <w:rPr>
            <w:rFonts w:ascii="Lucida Console" w:hAnsi="Lucida Console" w:cs="Lucida Console"/>
            <w:color w:val="00008B"/>
            <w:sz w:val="18"/>
            <w:szCs w:val="18"/>
          </w:rPr>
          <w:t>else</w:t>
        </w:r>
      </w:ins>
    </w:p>
    <w:p w14:paraId="354D7FAD" w14:textId="77777777" w:rsidR="00FC7327" w:rsidRDefault="00FC7327" w:rsidP="00FC7327">
      <w:pPr>
        <w:shd w:val="clear" w:color="auto" w:fill="FFFFFF"/>
        <w:autoSpaceDE w:val="0"/>
        <w:autoSpaceDN w:val="0"/>
        <w:adjustRightInd w:val="0"/>
        <w:spacing w:after="0" w:line="240" w:lineRule="auto"/>
        <w:rPr>
          <w:ins w:id="71" w:author="UAT" w:date="2019-07-20T15:03:00Z"/>
          <w:rFonts w:ascii="Lucida Console" w:hAnsi="Lucida Console" w:cs="Lucida Console"/>
          <w:sz w:val="18"/>
          <w:szCs w:val="18"/>
        </w:rPr>
      </w:pPr>
      <w:ins w:id="72" w:author="UAT" w:date="2019-07-20T15:03:00Z">
        <w:r>
          <w:rPr>
            <w:rFonts w:ascii="Lucida Console" w:hAnsi="Lucida Console" w:cs="Lucida Console"/>
            <w:sz w:val="18"/>
            <w:szCs w:val="18"/>
          </w:rPr>
          <w:t>{</w:t>
        </w:r>
      </w:ins>
    </w:p>
    <w:p w14:paraId="7927D381" w14:textId="77777777" w:rsidR="00FC7327" w:rsidRDefault="00FC7327" w:rsidP="00FC7327">
      <w:pPr>
        <w:shd w:val="clear" w:color="auto" w:fill="FFFFFF"/>
        <w:autoSpaceDE w:val="0"/>
        <w:autoSpaceDN w:val="0"/>
        <w:adjustRightInd w:val="0"/>
        <w:spacing w:after="0" w:line="240" w:lineRule="auto"/>
        <w:rPr>
          <w:ins w:id="73" w:author="UAT" w:date="2019-07-20T15:03:00Z"/>
          <w:rFonts w:ascii="Lucida Console" w:hAnsi="Lucida Console" w:cs="Lucida Console"/>
          <w:sz w:val="18"/>
          <w:szCs w:val="18"/>
        </w:rPr>
      </w:pPr>
      <w:ins w:id="74" w:author="UAT" w:date="2019-07-20T15:03:00Z">
        <w:r>
          <w:rPr>
            <w:rFonts w:ascii="Lucida Console" w:hAnsi="Lucida Console" w:cs="Lucida Console"/>
            <w:color w:val="A82D00"/>
            <w:sz w:val="18"/>
            <w:szCs w:val="18"/>
          </w:rPr>
          <w:t>$grp1</w:t>
        </w:r>
      </w:ins>
    </w:p>
    <w:p w14:paraId="07E9FCE5" w14:textId="77777777" w:rsidR="00FC7327" w:rsidRDefault="00FC7327" w:rsidP="00FC7327">
      <w:pPr>
        <w:shd w:val="clear" w:color="auto" w:fill="FFFFFF"/>
        <w:autoSpaceDE w:val="0"/>
        <w:autoSpaceDN w:val="0"/>
        <w:adjustRightInd w:val="0"/>
        <w:spacing w:after="0" w:line="240" w:lineRule="auto"/>
        <w:rPr>
          <w:ins w:id="75" w:author="UAT" w:date="2019-07-20T15:03:00Z"/>
          <w:rFonts w:ascii="Lucida Console" w:hAnsi="Lucida Console" w:cs="Lucida Console"/>
          <w:sz w:val="18"/>
          <w:szCs w:val="18"/>
        </w:rPr>
      </w:pPr>
      <w:ins w:id="76" w:author="UAT" w:date="2019-07-20T15:03:00Z">
        <w:r>
          <w:rPr>
            <w:rFonts w:ascii="Lucida Console" w:hAnsi="Lucida Console" w:cs="Lucida Console"/>
            <w:color w:val="A82D00"/>
            <w:sz w:val="18"/>
            <w:szCs w:val="18"/>
          </w:rPr>
          <w:t>$MessageboxTitle</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“WARNING:Your PC is not Compliant”</w:t>
        </w:r>
      </w:ins>
    </w:p>
    <w:p w14:paraId="36978893" w14:textId="77777777" w:rsidR="00FC7327" w:rsidRDefault="00FC7327" w:rsidP="00FC7327">
      <w:pPr>
        <w:shd w:val="clear" w:color="auto" w:fill="FFFFFF"/>
        <w:autoSpaceDE w:val="0"/>
        <w:autoSpaceDN w:val="0"/>
        <w:adjustRightInd w:val="0"/>
        <w:spacing w:after="0" w:line="240" w:lineRule="auto"/>
        <w:rPr>
          <w:ins w:id="77" w:author="UAT" w:date="2019-07-20T15:03:00Z"/>
          <w:rFonts w:ascii="Lucida Console" w:hAnsi="Lucida Console" w:cs="Lucida Console"/>
          <w:sz w:val="18"/>
          <w:szCs w:val="18"/>
        </w:rPr>
      </w:pPr>
      <w:ins w:id="78" w:author="UAT" w:date="2019-07-20T15:03:00Z">
        <w:r>
          <w:rPr>
            <w:rFonts w:ascii="Lucida Console" w:hAnsi="Lucida Console" w:cs="Lucida Console"/>
            <w:color w:val="A82D00"/>
            <w:sz w:val="18"/>
            <w:szCs w:val="18"/>
          </w:rPr>
          <w:t>$Messageboxbody</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“Please Contact GIC HelpDekp:OS Build Error”</w:t>
        </w:r>
      </w:ins>
    </w:p>
    <w:p w14:paraId="6E5F4FC2" w14:textId="77777777" w:rsidR="00FC7327" w:rsidRDefault="00FC7327" w:rsidP="00FC7327">
      <w:pPr>
        <w:shd w:val="clear" w:color="auto" w:fill="FFFFFF"/>
        <w:autoSpaceDE w:val="0"/>
        <w:autoSpaceDN w:val="0"/>
        <w:adjustRightInd w:val="0"/>
        <w:spacing w:after="0" w:line="240" w:lineRule="auto"/>
        <w:rPr>
          <w:ins w:id="79" w:author="UAT" w:date="2019-07-20T15:03:00Z"/>
          <w:rFonts w:ascii="Lucida Console" w:hAnsi="Lucida Console" w:cs="Lucida Console"/>
          <w:sz w:val="18"/>
          <w:szCs w:val="18"/>
        </w:rPr>
      </w:pPr>
      <w:ins w:id="80" w:author="UAT" w:date="2019-07-20T15:03:00Z">
        <w:r>
          <w:rPr>
            <w:rFonts w:ascii="Lucida Console" w:hAnsi="Lucida Console" w:cs="Lucida Console"/>
            <w:color w:val="696969"/>
            <w:sz w:val="18"/>
            <w:szCs w:val="18"/>
          </w:rPr>
          <w:t>[</w:t>
        </w:r>
        <w:r>
          <w:rPr>
            <w:rFonts w:ascii="Lucida Console" w:hAnsi="Lucida Console" w:cs="Lucida Console"/>
            <w:color w:val="006161"/>
            <w:sz w:val="18"/>
            <w:szCs w:val="18"/>
          </w:rPr>
          <w:t>System.Windows.MessageBox</w:t>
        </w:r>
        <w:r>
          <w:rPr>
            <w:rFonts w:ascii="Lucida Console" w:hAnsi="Lucida Console" w:cs="Lucida Console"/>
            <w:color w:val="696969"/>
            <w:sz w:val="18"/>
            <w:szCs w:val="18"/>
          </w:rPr>
          <w:t>]::</w:t>
        </w:r>
        <w:r>
          <w:rPr>
            <w:rFonts w:ascii="Lucida Console" w:hAnsi="Lucida Console" w:cs="Lucida Console"/>
            <w:sz w:val="18"/>
            <w:szCs w:val="18"/>
          </w:rPr>
          <w:t>Show(</w:t>
        </w:r>
        <w:r>
          <w:rPr>
            <w:rFonts w:ascii="Lucida Console" w:hAnsi="Lucida Console" w:cs="Lucida Console"/>
            <w:color w:val="A82D00"/>
            <w:sz w:val="18"/>
            <w:szCs w:val="18"/>
          </w:rPr>
          <w:t>$MessageboxTitle</w:t>
        </w:r>
        <w:r>
          <w:rPr>
            <w:rFonts w:ascii="Lucida Console" w:hAnsi="Lucida Console" w:cs="Lucida Console"/>
            <w:color w:val="696969"/>
            <w:sz w:val="18"/>
            <w:szCs w:val="18"/>
          </w:rPr>
          <w:t>,</w:t>
        </w:r>
        <w:r>
          <w:rPr>
            <w:rFonts w:ascii="Lucida Console" w:hAnsi="Lucida Console" w:cs="Lucida Console"/>
            <w:color w:val="A82D00"/>
            <w:sz w:val="18"/>
            <w:szCs w:val="18"/>
          </w:rPr>
          <w:t>$Messageboxbody</w:t>
        </w:r>
        <w:r>
          <w:rPr>
            <w:rFonts w:ascii="Lucida Console" w:hAnsi="Lucida Console" w:cs="Lucida Console"/>
            <w:color w:val="696969"/>
            <w:sz w:val="18"/>
            <w:szCs w:val="18"/>
          </w:rPr>
          <w:t>,</w:t>
        </w:r>
        <w:r>
          <w:rPr>
            <w:rFonts w:ascii="Lucida Console" w:hAnsi="Lucida Console" w:cs="Lucida Console"/>
            <w:color w:val="8B0000"/>
            <w:sz w:val="18"/>
            <w:szCs w:val="18"/>
          </w:rPr>
          <w:t>'OK'</w:t>
        </w:r>
        <w:r>
          <w:rPr>
            <w:rFonts w:ascii="Lucida Console" w:hAnsi="Lucida Console" w:cs="Lucida Console"/>
            <w:color w:val="696969"/>
            <w:sz w:val="18"/>
            <w:szCs w:val="18"/>
          </w:rPr>
          <w:t>,</w:t>
        </w:r>
        <w:r>
          <w:rPr>
            <w:rFonts w:ascii="Lucida Console" w:hAnsi="Lucida Console" w:cs="Lucida Console"/>
            <w:color w:val="8B0000"/>
            <w:sz w:val="18"/>
            <w:szCs w:val="18"/>
          </w:rPr>
          <w:t>'Error'</w:t>
        </w:r>
        <w:r>
          <w:rPr>
            <w:rFonts w:ascii="Lucida Console" w:hAnsi="Lucida Console" w:cs="Lucida Console"/>
            <w:sz w:val="18"/>
            <w:szCs w:val="18"/>
          </w:rPr>
          <w:t>)</w:t>
        </w:r>
      </w:ins>
    </w:p>
    <w:p w14:paraId="5983B5F1" w14:textId="77777777" w:rsidR="00FC7327" w:rsidRDefault="00FC7327" w:rsidP="00FC7327">
      <w:pPr>
        <w:shd w:val="clear" w:color="auto" w:fill="FFFFFF"/>
        <w:autoSpaceDE w:val="0"/>
        <w:autoSpaceDN w:val="0"/>
        <w:adjustRightInd w:val="0"/>
        <w:spacing w:after="0" w:line="240" w:lineRule="auto"/>
        <w:rPr>
          <w:ins w:id="81" w:author="UAT" w:date="2019-07-20T15:03:00Z"/>
          <w:rFonts w:ascii="Lucida Console" w:hAnsi="Lucida Console" w:cs="Lucida Console"/>
          <w:sz w:val="18"/>
          <w:szCs w:val="18"/>
        </w:rPr>
      </w:pPr>
    </w:p>
    <w:p w14:paraId="2CE7D11E" w14:textId="77777777" w:rsidR="00FC7327" w:rsidRDefault="00FC7327" w:rsidP="00FC7327">
      <w:pPr>
        <w:shd w:val="clear" w:color="auto" w:fill="FFFFFF"/>
        <w:autoSpaceDE w:val="0"/>
        <w:autoSpaceDN w:val="0"/>
        <w:adjustRightInd w:val="0"/>
        <w:spacing w:after="0" w:line="240" w:lineRule="auto"/>
        <w:rPr>
          <w:ins w:id="82" w:author="UAT" w:date="2019-07-20T15:03:00Z"/>
          <w:rFonts w:ascii="Lucida Console" w:hAnsi="Lucida Console" w:cs="Lucida Console"/>
          <w:sz w:val="18"/>
          <w:szCs w:val="18"/>
        </w:rPr>
      </w:pPr>
      <w:ins w:id="83" w:author="UAT" w:date="2019-07-20T15:03:00Z">
        <w:r>
          <w:rPr>
            <w:rFonts w:ascii="Lucida Console" w:hAnsi="Lucida Console" w:cs="Lucida Console"/>
            <w:color w:val="00008B"/>
            <w:sz w:val="18"/>
            <w:szCs w:val="18"/>
          </w:rPr>
          <w:t>break</w:t>
        </w:r>
        <w:r>
          <w:rPr>
            <w:rFonts w:ascii="Lucida Console" w:hAnsi="Lucida Console" w:cs="Lucida Console"/>
            <w:sz w:val="18"/>
            <w:szCs w:val="18"/>
          </w:rPr>
          <w:t xml:space="preserve"> </w:t>
        </w:r>
        <w:r>
          <w:rPr>
            <w:rFonts w:ascii="Lucida Console" w:hAnsi="Lucida Console" w:cs="Lucida Console"/>
            <w:color w:val="0000FF"/>
            <w:sz w:val="18"/>
            <w:szCs w:val="18"/>
          </w:rPr>
          <w:t>:update</w:t>
        </w:r>
      </w:ins>
    </w:p>
    <w:p w14:paraId="544E3B52" w14:textId="77777777" w:rsidR="00FC7327" w:rsidRDefault="00FC7327" w:rsidP="00FC7327">
      <w:pPr>
        <w:shd w:val="clear" w:color="auto" w:fill="FFFFFF"/>
        <w:autoSpaceDE w:val="0"/>
        <w:autoSpaceDN w:val="0"/>
        <w:adjustRightInd w:val="0"/>
        <w:spacing w:after="0" w:line="240" w:lineRule="auto"/>
        <w:rPr>
          <w:ins w:id="84" w:author="UAT" w:date="2019-07-20T15:03:00Z"/>
          <w:rFonts w:ascii="Lucida Console" w:hAnsi="Lucida Console" w:cs="Lucida Console"/>
          <w:sz w:val="18"/>
          <w:szCs w:val="18"/>
        </w:rPr>
      </w:pPr>
      <w:ins w:id="85" w:author="UAT" w:date="2019-07-20T15:03:00Z">
        <w:r>
          <w:rPr>
            <w:rFonts w:ascii="Lucida Console" w:hAnsi="Lucida Console" w:cs="Lucida Console"/>
            <w:sz w:val="18"/>
            <w:szCs w:val="18"/>
          </w:rPr>
          <w:t>}</w:t>
        </w:r>
      </w:ins>
    </w:p>
    <w:p w14:paraId="5846A74F" w14:textId="77777777" w:rsidR="00FC7327" w:rsidRDefault="00FC7327" w:rsidP="00FC7327">
      <w:pPr>
        <w:shd w:val="clear" w:color="auto" w:fill="FFFFFF"/>
        <w:autoSpaceDE w:val="0"/>
        <w:autoSpaceDN w:val="0"/>
        <w:adjustRightInd w:val="0"/>
        <w:spacing w:after="0" w:line="240" w:lineRule="auto"/>
        <w:rPr>
          <w:ins w:id="86" w:author="UAT" w:date="2019-07-20T15:03:00Z"/>
          <w:rFonts w:ascii="Lucida Console" w:hAnsi="Lucida Console" w:cs="Lucida Console"/>
          <w:sz w:val="18"/>
          <w:szCs w:val="18"/>
        </w:rPr>
      </w:pPr>
      <w:ins w:id="87" w:author="UAT" w:date="2019-07-20T15:03:00Z">
        <w:r>
          <w:rPr>
            <w:rFonts w:ascii="Lucida Console" w:hAnsi="Lucida Console" w:cs="Lucida Console"/>
            <w:sz w:val="18"/>
            <w:szCs w:val="18"/>
          </w:rPr>
          <w:t xml:space="preserve">} </w:t>
        </w:r>
      </w:ins>
    </w:p>
    <w:p w14:paraId="49695267" w14:textId="298D5878" w:rsidR="002F1098" w:rsidDel="00FC7327" w:rsidRDefault="00FC7327" w:rsidP="00FC7327">
      <w:pPr>
        <w:shd w:val="clear" w:color="auto" w:fill="FFFFFF"/>
        <w:autoSpaceDE w:val="0"/>
        <w:autoSpaceDN w:val="0"/>
        <w:adjustRightInd w:val="0"/>
        <w:spacing w:after="0" w:line="240" w:lineRule="auto"/>
        <w:rPr>
          <w:del w:id="88" w:author="UAT" w:date="2019-07-20T15:03:00Z"/>
          <w:rFonts w:ascii="Lucida Console" w:hAnsi="Lucida Console" w:cs="Lucida Console"/>
          <w:sz w:val="18"/>
          <w:szCs w:val="18"/>
        </w:rPr>
      </w:pPr>
      <w:ins w:id="89" w:author="UAT" w:date="2019-07-20T15:03:00Z">
        <w:r w:rsidDel="00FC7327">
          <w:rPr>
            <w:rFonts w:ascii="Lucida Console" w:hAnsi="Lucida Console" w:cs="Lucida Console"/>
            <w:color w:val="A82D00"/>
            <w:sz w:val="18"/>
            <w:szCs w:val="18"/>
          </w:rPr>
          <w:t xml:space="preserve"> </w:t>
        </w:r>
      </w:ins>
      <w:del w:id="90" w:author="UAT" w:date="2019-07-20T15:03:00Z">
        <w:r w:rsidR="002F1098" w:rsidDel="00FC7327">
          <w:rPr>
            <w:rFonts w:ascii="Lucida Console" w:hAnsi="Lucida Console" w:cs="Lucida Console"/>
            <w:color w:val="A82D00"/>
            <w:sz w:val="18"/>
            <w:szCs w:val="18"/>
          </w:rPr>
          <w:delText>$os</w:delText>
        </w:r>
        <w:r w:rsidR="002F1098" w:rsidDel="00FC7327">
          <w:rPr>
            <w:rFonts w:ascii="Lucida Console" w:hAnsi="Lucida Console" w:cs="Lucida Console"/>
            <w:color w:val="696969"/>
            <w:sz w:val="18"/>
            <w:szCs w:val="18"/>
          </w:rPr>
          <w:delText>=</w:delText>
        </w:r>
        <w:r w:rsidR="002F1098" w:rsidDel="00FC7327">
          <w:rPr>
            <w:rFonts w:ascii="Lucida Console" w:hAnsi="Lucida Console" w:cs="Lucida Console"/>
            <w:color w:val="0000FF"/>
            <w:sz w:val="18"/>
            <w:szCs w:val="18"/>
          </w:rPr>
          <w:delText>Compare-Object</w:delText>
        </w:r>
        <w:r w:rsidR="002F1098" w:rsidDel="00FC7327">
          <w:rPr>
            <w:rFonts w:ascii="Lucida Console" w:hAnsi="Lucida Console" w:cs="Lucida Console"/>
            <w:sz w:val="18"/>
            <w:szCs w:val="18"/>
          </w:rPr>
          <w:delText xml:space="preserve"> </w:delText>
        </w:r>
        <w:r w:rsidR="002F1098" w:rsidDel="00FC7327">
          <w:rPr>
            <w:rFonts w:ascii="Lucida Console" w:hAnsi="Lucida Console" w:cs="Lucida Console"/>
            <w:color w:val="000080"/>
            <w:sz w:val="18"/>
            <w:szCs w:val="18"/>
          </w:rPr>
          <w:delText>-ReferenceObject</w:delText>
        </w:r>
        <w:r w:rsidR="002F1098" w:rsidDel="00FC7327">
          <w:rPr>
            <w:rFonts w:ascii="Lucida Console" w:hAnsi="Lucida Console" w:cs="Lucida Console"/>
            <w:sz w:val="18"/>
            <w:szCs w:val="18"/>
          </w:rPr>
          <w:delText xml:space="preserve"> (</w:delText>
        </w:r>
        <w:r w:rsidR="002F1098" w:rsidDel="00FC7327">
          <w:rPr>
            <w:rFonts w:ascii="Lucida Console" w:hAnsi="Lucida Console" w:cs="Lucida Console"/>
            <w:color w:val="0000FF"/>
            <w:sz w:val="18"/>
            <w:szCs w:val="18"/>
          </w:rPr>
          <w:delText>Import-Clixml</w:delText>
        </w:r>
        <w:r w:rsidR="002F1098" w:rsidDel="00FC7327">
          <w:rPr>
            <w:rFonts w:ascii="Lucida Console" w:hAnsi="Lucida Console" w:cs="Lucida Console"/>
            <w:sz w:val="18"/>
            <w:szCs w:val="18"/>
          </w:rPr>
          <w:delText xml:space="preserve"> </w:delText>
        </w:r>
        <w:commentRangeStart w:id="91"/>
        <w:commentRangeStart w:id="92"/>
        <w:r w:rsidR="002F1098" w:rsidDel="00FC7327">
          <w:rPr>
            <w:rFonts w:ascii="Lucida Console" w:hAnsi="Lucida Console" w:cs="Lucida Console"/>
            <w:color w:val="8A2BE2"/>
            <w:sz w:val="18"/>
            <w:szCs w:val="18"/>
          </w:rPr>
          <w:delText>c:\ps\osversion.xml</w:delText>
        </w:r>
        <w:commentRangeEnd w:id="91"/>
        <w:r w:rsidR="00EA6544" w:rsidDel="00FC7327">
          <w:rPr>
            <w:rStyle w:val="CommentReference"/>
            <w:rFonts w:ascii="Lucida Console" w:hAnsi="Lucida Console" w:cs="Lucida Console"/>
            <w:sz w:val="18"/>
            <w:szCs w:val="18"/>
          </w:rPr>
          <w:commentReference w:id="91"/>
        </w:r>
        <w:commentRangeEnd w:id="92"/>
        <w:r w:rsidR="00C83ED7" w:rsidDel="00FC7327">
          <w:rPr>
            <w:rStyle w:val="CommentReference"/>
            <w:rFonts w:ascii="Lucida Console" w:hAnsi="Lucida Console" w:cs="Lucida Console"/>
            <w:sz w:val="18"/>
            <w:szCs w:val="18"/>
          </w:rPr>
          <w:commentReference w:id="92"/>
        </w:r>
        <w:r w:rsidR="002F1098" w:rsidDel="00FC7327">
          <w:rPr>
            <w:rFonts w:ascii="Lucida Console" w:hAnsi="Lucida Console" w:cs="Lucida Console"/>
            <w:sz w:val="18"/>
            <w:szCs w:val="18"/>
          </w:rPr>
          <w:delText xml:space="preserve">) </w:delText>
        </w:r>
        <w:r w:rsidR="002F1098" w:rsidDel="00FC7327">
          <w:rPr>
            <w:rFonts w:ascii="Lucida Console" w:hAnsi="Lucida Console" w:cs="Lucida Console"/>
            <w:color w:val="000080"/>
            <w:sz w:val="18"/>
            <w:szCs w:val="18"/>
          </w:rPr>
          <w:delText>-DifferenceObject</w:delText>
        </w:r>
        <w:r w:rsidR="002F1098" w:rsidDel="00FC7327">
          <w:rPr>
            <w:rFonts w:ascii="Lucida Console" w:hAnsi="Lucida Console" w:cs="Lucida Console"/>
            <w:sz w:val="18"/>
            <w:szCs w:val="18"/>
          </w:rPr>
          <w:delText xml:space="preserve"> (</w:delText>
        </w:r>
        <w:r w:rsidR="002F1098" w:rsidDel="00FC7327">
          <w:rPr>
            <w:rFonts w:ascii="Lucida Console" w:hAnsi="Lucida Console" w:cs="Lucida Console"/>
            <w:color w:val="0000FF"/>
            <w:sz w:val="18"/>
            <w:szCs w:val="18"/>
          </w:rPr>
          <w:delText>Reg</w:delText>
        </w:r>
        <w:r w:rsidR="002F1098" w:rsidDel="00FC7327">
          <w:rPr>
            <w:rFonts w:ascii="Lucida Console" w:hAnsi="Lucida Console" w:cs="Lucida Console"/>
            <w:sz w:val="18"/>
            <w:szCs w:val="18"/>
          </w:rPr>
          <w:delText xml:space="preserve"> </w:delText>
        </w:r>
        <w:r w:rsidR="002F1098" w:rsidDel="00FC7327">
          <w:rPr>
            <w:rFonts w:ascii="Lucida Console" w:hAnsi="Lucida Console" w:cs="Lucida Console"/>
            <w:color w:val="8A2BE2"/>
            <w:sz w:val="18"/>
            <w:szCs w:val="18"/>
          </w:rPr>
          <w:delText>Query</w:delText>
        </w:r>
        <w:r w:rsidR="002F1098" w:rsidDel="00FC7327">
          <w:rPr>
            <w:rFonts w:ascii="Lucida Console" w:hAnsi="Lucida Console" w:cs="Lucida Console"/>
            <w:sz w:val="18"/>
            <w:szCs w:val="18"/>
          </w:rPr>
          <w:delText xml:space="preserve"> </w:delText>
        </w:r>
        <w:r w:rsidR="002F1098" w:rsidDel="00FC7327">
          <w:rPr>
            <w:rFonts w:ascii="Lucida Console" w:hAnsi="Lucida Console" w:cs="Lucida Console"/>
            <w:color w:val="8B0000"/>
            <w:sz w:val="18"/>
            <w:szCs w:val="18"/>
          </w:rPr>
          <w:delText>"HKLM\SOFTWARE\Microsoft\Windows NT\CurrentVersion"</w:delText>
        </w:r>
        <w:r w:rsidR="002F1098" w:rsidDel="00FC7327">
          <w:rPr>
            <w:rFonts w:ascii="Lucida Console" w:hAnsi="Lucida Console" w:cs="Lucida Console"/>
            <w:sz w:val="18"/>
            <w:szCs w:val="18"/>
          </w:rPr>
          <w:delText xml:space="preserve"> </w:delText>
        </w:r>
        <w:r w:rsidR="002F1098" w:rsidDel="00FC7327">
          <w:rPr>
            <w:rFonts w:ascii="Lucida Console" w:hAnsi="Lucida Console" w:cs="Lucida Console"/>
            <w:color w:val="8A2BE2"/>
            <w:sz w:val="18"/>
            <w:szCs w:val="18"/>
          </w:rPr>
          <w:delText>/v</w:delText>
        </w:r>
        <w:r w:rsidR="002F1098" w:rsidDel="00FC7327">
          <w:rPr>
            <w:rFonts w:ascii="Lucida Console" w:hAnsi="Lucida Console" w:cs="Lucida Console"/>
            <w:sz w:val="18"/>
            <w:szCs w:val="18"/>
          </w:rPr>
          <w:delText xml:space="preserve"> </w:delText>
        </w:r>
        <w:r w:rsidR="00FD3AF5" w:rsidDel="00FC7327">
          <w:rPr>
            <w:rFonts w:ascii="Lucida Console" w:hAnsi="Lucida Console" w:cs="Lucida Console"/>
            <w:color w:val="8A2BE2"/>
            <w:sz w:val="18"/>
            <w:szCs w:val="18"/>
          </w:rPr>
          <w:delText>ReleaseId</w:delText>
        </w:r>
        <w:r w:rsidR="00FD3AF5" w:rsidDel="00FC7327">
          <w:rPr>
            <w:rFonts w:ascii="Lucida Console" w:hAnsi="Lucida Console" w:cs="Lucida Console"/>
            <w:sz w:val="18"/>
            <w:szCs w:val="18"/>
          </w:rPr>
          <w:delText>)</w:delText>
        </w:r>
      </w:del>
    </w:p>
    <w:p w14:paraId="688B0ADD" w14:textId="668CFE6C" w:rsidR="002F1098" w:rsidDel="00FC7327" w:rsidRDefault="002F1098" w:rsidP="008A5A95">
      <w:pPr>
        <w:shd w:val="clear" w:color="auto" w:fill="FFFFFF"/>
        <w:autoSpaceDE w:val="0"/>
        <w:autoSpaceDN w:val="0"/>
        <w:adjustRightInd w:val="0"/>
        <w:spacing w:after="0" w:line="240" w:lineRule="auto"/>
        <w:rPr>
          <w:del w:id="93" w:author="UAT" w:date="2019-07-20T15:03:00Z"/>
          <w:rFonts w:ascii="Lucida Console" w:hAnsi="Lucida Console" w:cs="Lucida Console"/>
          <w:sz w:val="18"/>
          <w:szCs w:val="18"/>
        </w:rPr>
      </w:pPr>
    </w:p>
    <w:p w14:paraId="392CAB22" w14:textId="64EE7DC2" w:rsidR="002F1098" w:rsidDel="00FC7327" w:rsidRDefault="002F1098" w:rsidP="008A5A95">
      <w:pPr>
        <w:shd w:val="clear" w:color="auto" w:fill="FFFFFF"/>
        <w:autoSpaceDE w:val="0"/>
        <w:autoSpaceDN w:val="0"/>
        <w:adjustRightInd w:val="0"/>
        <w:spacing w:after="0" w:line="240" w:lineRule="auto"/>
        <w:rPr>
          <w:del w:id="94" w:author="UAT" w:date="2019-07-20T15:03:00Z"/>
          <w:rFonts w:ascii="Lucida Console" w:hAnsi="Lucida Console" w:cs="Lucida Console"/>
          <w:sz w:val="18"/>
          <w:szCs w:val="18"/>
        </w:rPr>
      </w:pPr>
      <w:del w:id="95" w:author="UAT" w:date="2019-07-20T15:03:00Z">
        <w:r w:rsidDel="00FC7327">
          <w:rPr>
            <w:rFonts w:ascii="Lucida Console" w:hAnsi="Lucida Console" w:cs="Lucida Console"/>
            <w:color w:val="006400"/>
            <w:sz w:val="18"/>
            <w:szCs w:val="18"/>
          </w:rPr>
          <w:delText># OS Build Posture Check Loop</w:delText>
        </w:r>
      </w:del>
    </w:p>
    <w:p w14:paraId="01AE11F2" w14:textId="4A20B0DA" w:rsidR="002F1098" w:rsidDel="00FC7327" w:rsidRDefault="002F1098" w:rsidP="008A5A95">
      <w:pPr>
        <w:shd w:val="clear" w:color="auto" w:fill="FFFFFF"/>
        <w:autoSpaceDE w:val="0"/>
        <w:autoSpaceDN w:val="0"/>
        <w:adjustRightInd w:val="0"/>
        <w:spacing w:after="0" w:line="240" w:lineRule="auto"/>
        <w:rPr>
          <w:del w:id="96" w:author="UAT" w:date="2019-07-20T15:03:00Z"/>
          <w:rFonts w:ascii="Lucida Console" w:hAnsi="Lucida Console" w:cs="Lucida Console"/>
          <w:sz w:val="18"/>
          <w:szCs w:val="18"/>
        </w:rPr>
      </w:pPr>
      <w:del w:id="97" w:author="UAT" w:date="2019-07-20T15:03:00Z">
        <w:r w:rsidDel="00FC7327">
          <w:rPr>
            <w:rFonts w:ascii="Lucida Console" w:hAnsi="Lucida Console" w:cs="Lucida Console"/>
            <w:sz w:val="18"/>
            <w:szCs w:val="18"/>
          </w:rPr>
          <w:delText xml:space="preserve"> </w:delText>
        </w:r>
      </w:del>
    </w:p>
    <w:p w14:paraId="0DF3152F" w14:textId="5F6717E5" w:rsidR="002F1098" w:rsidDel="00FC7327" w:rsidRDefault="002F1098" w:rsidP="008A5A95">
      <w:pPr>
        <w:shd w:val="clear" w:color="auto" w:fill="FFFFFF"/>
        <w:autoSpaceDE w:val="0"/>
        <w:autoSpaceDN w:val="0"/>
        <w:adjustRightInd w:val="0"/>
        <w:spacing w:after="0" w:line="240" w:lineRule="auto"/>
        <w:rPr>
          <w:del w:id="98" w:author="UAT" w:date="2019-07-20T15:03:00Z"/>
          <w:rFonts w:ascii="Lucida Console" w:hAnsi="Lucida Console" w:cs="Lucida Console"/>
          <w:sz w:val="18"/>
          <w:szCs w:val="18"/>
        </w:rPr>
      </w:pPr>
      <w:del w:id="99" w:author="UAT" w:date="2019-07-20T15:03:00Z">
        <w:r w:rsidDel="00FC7327">
          <w:rPr>
            <w:rFonts w:ascii="Lucida Console" w:hAnsi="Lucida Console" w:cs="Lucida Console"/>
            <w:sz w:val="18"/>
            <w:szCs w:val="18"/>
          </w:rPr>
          <w:delText xml:space="preserve">  </w:delText>
        </w:r>
        <w:r w:rsidR="00FD3AF5" w:rsidDel="00FC7327">
          <w:rPr>
            <w:rFonts w:ascii="Lucida Console" w:hAnsi="Lucida Console" w:cs="Lucida Console"/>
            <w:color w:val="00008B"/>
            <w:sz w:val="18"/>
            <w:szCs w:val="18"/>
          </w:rPr>
          <w:delText>: outer</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8B"/>
            <w:sz w:val="18"/>
            <w:szCs w:val="18"/>
          </w:rPr>
          <w:delText>foreach</w:delText>
        </w:r>
        <w:r w:rsidDel="00FC7327">
          <w:rPr>
            <w:rFonts w:ascii="Lucida Console" w:hAnsi="Lucida Console" w:cs="Lucida Console"/>
            <w:sz w:val="18"/>
            <w:szCs w:val="18"/>
          </w:rPr>
          <w:delText xml:space="preserve"> (</w:delText>
        </w:r>
        <w:r w:rsidDel="00FC7327">
          <w:rPr>
            <w:rFonts w:ascii="Lucida Console" w:hAnsi="Lucida Console" w:cs="Lucida Console"/>
            <w:color w:val="A82D00"/>
            <w:sz w:val="18"/>
            <w:szCs w:val="18"/>
          </w:rPr>
          <w:delText>$os1</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8B"/>
            <w:sz w:val="18"/>
            <w:szCs w:val="18"/>
          </w:rPr>
          <w:delText>in</w:delText>
        </w:r>
        <w:r w:rsidDel="00FC7327">
          <w:rPr>
            <w:rFonts w:ascii="Lucida Console" w:hAnsi="Lucida Console" w:cs="Lucida Console"/>
            <w:sz w:val="18"/>
            <w:szCs w:val="18"/>
          </w:rPr>
          <w:delText xml:space="preserve"> </w:delText>
        </w:r>
        <w:r w:rsidDel="00FC7327">
          <w:rPr>
            <w:rFonts w:ascii="Lucida Console" w:hAnsi="Lucida Console" w:cs="Lucida Console"/>
            <w:color w:val="A82D00"/>
            <w:sz w:val="18"/>
            <w:szCs w:val="18"/>
          </w:rPr>
          <w:delText>$os</w:delText>
        </w:r>
        <w:r w:rsidDel="00FC7327">
          <w:rPr>
            <w:rFonts w:ascii="Lucida Console" w:hAnsi="Lucida Console" w:cs="Lucida Console"/>
            <w:sz w:val="18"/>
            <w:szCs w:val="18"/>
          </w:rPr>
          <w:delText>)</w:delText>
        </w:r>
      </w:del>
    </w:p>
    <w:p w14:paraId="41805C41" w14:textId="2C86A427" w:rsidR="002F1098" w:rsidDel="00FC7327" w:rsidRDefault="002F1098" w:rsidP="008A5A95">
      <w:pPr>
        <w:shd w:val="clear" w:color="auto" w:fill="FFFFFF"/>
        <w:autoSpaceDE w:val="0"/>
        <w:autoSpaceDN w:val="0"/>
        <w:adjustRightInd w:val="0"/>
        <w:spacing w:after="0" w:line="240" w:lineRule="auto"/>
        <w:rPr>
          <w:del w:id="100" w:author="UAT" w:date="2019-07-20T15:03:00Z"/>
          <w:rFonts w:ascii="Lucida Console" w:hAnsi="Lucida Console" w:cs="Lucida Console"/>
          <w:sz w:val="18"/>
          <w:szCs w:val="18"/>
        </w:rPr>
      </w:pPr>
      <w:del w:id="101" w:author="UAT" w:date="2019-07-20T15:03:00Z">
        <w:r w:rsidDel="00FC7327">
          <w:rPr>
            <w:rFonts w:ascii="Lucida Console" w:hAnsi="Lucida Console" w:cs="Lucida Console"/>
            <w:sz w:val="18"/>
            <w:szCs w:val="18"/>
          </w:rPr>
          <w:delText>{</w:delText>
        </w:r>
      </w:del>
    </w:p>
    <w:p w14:paraId="74601296" w14:textId="44542FE7" w:rsidR="002F1098" w:rsidDel="00FC7327" w:rsidRDefault="002F1098" w:rsidP="008A5A95">
      <w:pPr>
        <w:shd w:val="clear" w:color="auto" w:fill="FFFFFF"/>
        <w:autoSpaceDE w:val="0"/>
        <w:autoSpaceDN w:val="0"/>
        <w:adjustRightInd w:val="0"/>
        <w:spacing w:after="0" w:line="240" w:lineRule="auto"/>
        <w:rPr>
          <w:del w:id="102" w:author="UAT" w:date="2019-07-20T15:03:00Z"/>
          <w:rFonts w:ascii="Lucida Console" w:hAnsi="Lucida Console" w:cs="Lucida Console"/>
          <w:sz w:val="18"/>
          <w:szCs w:val="18"/>
        </w:rPr>
      </w:pPr>
    </w:p>
    <w:p w14:paraId="24B5F0B1" w14:textId="69A672AA" w:rsidR="002F1098" w:rsidDel="00FC7327" w:rsidRDefault="002F1098" w:rsidP="008A5A95">
      <w:pPr>
        <w:shd w:val="clear" w:color="auto" w:fill="FFFFFF"/>
        <w:autoSpaceDE w:val="0"/>
        <w:autoSpaceDN w:val="0"/>
        <w:adjustRightInd w:val="0"/>
        <w:spacing w:after="0" w:line="240" w:lineRule="auto"/>
        <w:rPr>
          <w:del w:id="103" w:author="UAT" w:date="2019-07-20T15:03:00Z"/>
          <w:rFonts w:ascii="Lucida Console" w:hAnsi="Lucida Console" w:cs="Lucida Console"/>
          <w:sz w:val="18"/>
          <w:szCs w:val="18"/>
        </w:rPr>
      </w:pPr>
      <w:del w:id="104" w:author="UAT" w:date="2019-07-20T15:03:00Z">
        <w:r w:rsidDel="00FC7327">
          <w:rPr>
            <w:rFonts w:ascii="Lucida Console" w:hAnsi="Lucida Console" w:cs="Lucida Console"/>
            <w:color w:val="00008B"/>
            <w:sz w:val="18"/>
            <w:szCs w:val="18"/>
          </w:rPr>
          <w:delText>if</w:delText>
        </w:r>
        <w:r w:rsidDel="00FC7327">
          <w:rPr>
            <w:rFonts w:ascii="Lucida Console" w:hAnsi="Lucida Console" w:cs="Lucida Console"/>
            <w:sz w:val="18"/>
            <w:szCs w:val="18"/>
          </w:rPr>
          <w:delText xml:space="preserve"> (</w:delText>
        </w:r>
        <w:r w:rsidDel="00FC7327">
          <w:rPr>
            <w:rFonts w:ascii="Lucida Console" w:hAnsi="Lucida Console" w:cs="Lucida Console"/>
            <w:color w:val="A82D00"/>
            <w:sz w:val="18"/>
            <w:szCs w:val="18"/>
          </w:rPr>
          <w:delText>$os1</w:delText>
        </w:r>
        <w:r w:rsidDel="00FC7327">
          <w:rPr>
            <w:rFonts w:ascii="Lucida Console" w:hAnsi="Lucida Console" w:cs="Lucida Console"/>
            <w:color w:val="696969"/>
            <w:sz w:val="18"/>
            <w:szCs w:val="18"/>
          </w:rPr>
          <w:delText>.</w:delText>
        </w:r>
        <w:r w:rsidDel="00FC7327">
          <w:rPr>
            <w:rFonts w:ascii="Lucida Console" w:hAnsi="Lucida Console" w:cs="Lucida Console"/>
            <w:sz w:val="18"/>
            <w:szCs w:val="18"/>
          </w:rPr>
          <w:delText xml:space="preserve">SideIndicator </w:delText>
        </w:r>
        <w:r w:rsidDel="00FC7327">
          <w:rPr>
            <w:rFonts w:ascii="Lucida Console" w:hAnsi="Lucida Console" w:cs="Lucida Console"/>
            <w:color w:val="696969"/>
            <w:sz w:val="18"/>
            <w:szCs w:val="18"/>
          </w:rPr>
          <w:delText>-eq</w:delText>
        </w:r>
        <w:r w:rsidDel="00FC7327">
          <w:rPr>
            <w:rFonts w:ascii="Lucida Console" w:hAnsi="Lucida Console" w:cs="Lucida Console"/>
            <w:sz w:val="18"/>
            <w:szCs w:val="18"/>
          </w:rPr>
          <w:delText xml:space="preserve"> </w:delText>
        </w:r>
        <w:r w:rsidDel="00FC7327">
          <w:rPr>
            <w:rFonts w:ascii="Lucida Console" w:hAnsi="Lucida Console" w:cs="Lucida Console"/>
            <w:color w:val="8B0000"/>
            <w:sz w:val="18"/>
            <w:szCs w:val="18"/>
          </w:rPr>
          <w:delText>"=&gt;"</w:delText>
        </w:r>
        <w:r w:rsidDel="00FC7327">
          <w:rPr>
            <w:rFonts w:ascii="Lucida Console" w:hAnsi="Lucida Console" w:cs="Lucida Console"/>
            <w:sz w:val="18"/>
            <w:szCs w:val="18"/>
          </w:rPr>
          <w:delText>) {</w:delText>
        </w:r>
      </w:del>
    </w:p>
    <w:p w14:paraId="72DF74DD" w14:textId="3189E516" w:rsidR="002F1098" w:rsidDel="00FC7327" w:rsidRDefault="002F1098" w:rsidP="008A5A95">
      <w:pPr>
        <w:shd w:val="clear" w:color="auto" w:fill="FFFFFF"/>
        <w:autoSpaceDE w:val="0"/>
        <w:autoSpaceDN w:val="0"/>
        <w:adjustRightInd w:val="0"/>
        <w:spacing w:after="0" w:line="240" w:lineRule="auto"/>
        <w:rPr>
          <w:del w:id="105" w:author="UAT" w:date="2019-07-20T15:03:00Z"/>
          <w:rFonts w:ascii="Lucida Console" w:hAnsi="Lucida Console" w:cs="Lucida Console"/>
          <w:sz w:val="18"/>
          <w:szCs w:val="18"/>
        </w:rPr>
      </w:pPr>
    </w:p>
    <w:p w14:paraId="019335D4" w14:textId="25319273" w:rsidR="002F1098" w:rsidDel="00FC7327" w:rsidRDefault="002F1098" w:rsidP="008A5A95">
      <w:pPr>
        <w:shd w:val="clear" w:color="auto" w:fill="FFFFFF"/>
        <w:autoSpaceDE w:val="0"/>
        <w:autoSpaceDN w:val="0"/>
        <w:adjustRightInd w:val="0"/>
        <w:spacing w:after="0" w:line="240" w:lineRule="auto"/>
        <w:rPr>
          <w:del w:id="106" w:author="UAT" w:date="2019-07-20T15:03:00Z"/>
          <w:rFonts w:ascii="Lucida Console" w:hAnsi="Lucida Console" w:cs="Lucida Console"/>
          <w:sz w:val="18"/>
          <w:szCs w:val="18"/>
        </w:rPr>
      </w:pPr>
      <w:del w:id="107" w:author="UAT" w:date="2019-07-20T15:03:00Z">
        <w:r w:rsidDel="00FC7327">
          <w:rPr>
            <w:rFonts w:ascii="Lucida Console" w:hAnsi="Lucida Console" w:cs="Lucida Console"/>
            <w:color w:val="A82D00"/>
            <w:sz w:val="18"/>
            <w:szCs w:val="18"/>
          </w:rPr>
          <w:delText>$counter</w:delText>
        </w:r>
        <w:r w:rsidDel="00FC7327">
          <w:rPr>
            <w:rFonts w:ascii="Lucida Console" w:hAnsi="Lucida Console" w:cs="Lucida Console"/>
            <w:color w:val="696969"/>
            <w:sz w:val="18"/>
            <w:szCs w:val="18"/>
          </w:rPr>
          <w:delText>++</w:delText>
        </w:r>
      </w:del>
    </w:p>
    <w:p w14:paraId="0784BD17" w14:textId="79CC0311" w:rsidR="002F1098" w:rsidDel="00FC7327" w:rsidRDefault="002F1098" w:rsidP="008A5A95">
      <w:pPr>
        <w:shd w:val="clear" w:color="auto" w:fill="FFFFFF"/>
        <w:autoSpaceDE w:val="0"/>
        <w:autoSpaceDN w:val="0"/>
        <w:adjustRightInd w:val="0"/>
        <w:spacing w:after="0" w:line="240" w:lineRule="auto"/>
        <w:rPr>
          <w:del w:id="108" w:author="UAT" w:date="2019-07-20T15:03:00Z"/>
          <w:rFonts w:ascii="Lucida Console" w:hAnsi="Lucida Console" w:cs="Lucida Console"/>
          <w:sz w:val="18"/>
          <w:szCs w:val="18"/>
        </w:rPr>
      </w:pPr>
    </w:p>
    <w:p w14:paraId="0A56E23E" w14:textId="38876DA9" w:rsidR="002F1098" w:rsidDel="00FC7327" w:rsidRDefault="002F1098" w:rsidP="008A5A95">
      <w:pPr>
        <w:shd w:val="clear" w:color="auto" w:fill="FFFFFF"/>
        <w:autoSpaceDE w:val="0"/>
        <w:autoSpaceDN w:val="0"/>
        <w:adjustRightInd w:val="0"/>
        <w:spacing w:after="0" w:line="240" w:lineRule="auto"/>
        <w:rPr>
          <w:del w:id="109" w:author="UAT" w:date="2019-07-20T15:03:00Z"/>
          <w:rFonts w:ascii="Lucida Console" w:hAnsi="Lucida Console" w:cs="Lucida Console"/>
          <w:sz w:val="18"/>
          <w:szCs w:val="18"/>
        </w:rPr>
      </w:pPr>
      <w:del w:id="110" w:author="UAT" w:date="2019-07-20T15:03:00Z">
        <w:r w:rsidDel="00FC7327">
          <w:rPr>
            <w:rFonts w:ascii="Lucida Console" w:hAnsi="Lucida Console" w:cs="Lucida Console"/>
            <w:sz w:val="18"/>
            <w:szCs w:val="18"/>
          </w:rPr>
          <w:delText xml:space="preserve">} </w:delText>
        </w:r>
      </w:del>
    </w:p>
    <w:p w14:paraId="42321D0F" w14:textId="3E86CC4E" w:rsidR="002F1098" w:rsidDel="00FC7327" w:rsidRDefault="002F1098" w:rsidP="008A5A95">
      <w:pPr>
        <w:shd w:val="clear" w:color="auto" w:fill="FFFFFF"/>
        <w:autoSpaceDE w:val="0"/>
        <w:autoSpaceDN w:val="0"/>
        <w:adjustRightInd w:val="0"/>
        <w:spacing w:after="0" w:line="240" w:lineRule="auto"/>
        <w:rPr>
          <w:del w:id="111" w:author="UAT" w:date="2019-07-20T15:03:00Z"/>
          <w:rFonts w:ascii="Lucida Console" w:hAnsi="Lucida Console" w:cs="Lucida Console"/>
          <w:sz w:val="18"/>
          <w:szCs w:val="18"/>
        </w:rPr>
      </w:pPr>
    </w:p>
    <w:p w14:paraId="179190F2" w14:textId="650BFF20" w:rsidR="002F1098" w:rsidDel="00FC7327" w:rsidRDefault="002F1098" w:rsidP="008A5A95">
      <w:pPr>
        <w:shd w:val="clear" w:color="auto" w:fill="FFFFFF"/>
        <w:autoSpaceDE w:val="0"/>
        <w:autoSpaceDN w:val="0"/>
        <w:adjustRightInd w:val="0"/>
        <w:spacing w:after="0" w:line="240" w:lineRule="auto"/>
        <w:rPr>
          <w:del w:id="112" w:author="UAT" w:date="2019-07-20T15:03:00Z"/>
          <w:rFonts w:ascii="Lucida Console" w:hAnsi="Lucida Console" w:cs="Lucida Console"/>
          <w:sz w:val="18"/>
          <w:szCs w:val="18"/>
        </w:rPr>
      </w:pPr>
      <w:del w:id="113" w:author="UAT" w:date="2019-07-20T15:03:00Z">
        <w:r w:rsidDel="00FC7327">
          <w:rPr>
            <w:rFonts w:ascii="Lucida Console" w:hAnsi="Lucida Console" w:cs="Lucida Console"/>
            <w:color w:val="00008B"/>
            <w:sz w:val="18"/>
            <w:szCs w:val="18"/>
          </w:rPr>
          <w:delText>else</w:delText>
        </w:r>
      </w:del>
    </w:p>
    <w:p w14:paraId="46725075" w14:textId="04826E93" w:rsidR="002F1098" w:rsidDel="00FC7327" w:rsidRDefault="002F1098" w:rsidP="008A5A95">
      <w:pPr>
        <w:shd w:val="clear" w:color="auto" w:fill="FFFFFF"/>
        <w:autoSpaceDE w:val="0"/>
        <w:autoSpaceDN w:val="0"/>
        <w:adjustRightInd w:val="0"/>
        <w:spacing w:after="0" w:line="240" w:lineRule="auto"/>
        <w:rPr>
          <w:del w:id="114" w:author="UAT" w:date="2019-07-20T15:03:00Z"/>
          <w:rFonts w:ascii="Lucida Console" w:hAnsi="Lucida Console" w:cs="Lucida Console"/>
          <w:sz w:val="18"/>
          <w:szCs w:val="18"/>
        </w:rPr>
      </w:pPr>
      <w:del w:id="115" w:author="UAT" w:date="2019-07-20T15:03:00Z">
        <w:r w:rsidDel="00FC7327">
          <w:rPr>
            <w:rFonts w:ascii="Lucida Console" w:hAnsi="Lucida Console" w:cs="Lucida Console"/>
            <w:sz w:val="18"/>
            <w:szCs w:val="18"/>
          </w:rPr>
          <w:delText>{</w:delText>
        </w:r>
      </w:del>
    </w:p>
    <w:p w14:paraId="2A85695A" w14:textId="06C9F09F" w:rsidR="002F1098" w:rsidDel="00FC7327" w:rsidRDefault="002F1098" w:rsidP="008A5A95">
      <w:pPr>
        <w:shd w:val="clear" w:color="auto" w:fill="FFFFFF"/>
        <w:autoSpaceDE w:val="0"/>
        <w:autoSpaceDN w:val="0"/>
        <w:adjustRightInd w:val="0"/>
        <w:spacing w:after="0" w:line="240" w:lineRule="auto"/>
        <w:rPr>
          <w:del w:id="116" w:author="UAT" w:date="2019-07-20T15:03:00Z"/>
          <w:rFonts w:ascii="Lucida Console" w:hAnsi="Lucida Console" w:cs="Lucida Console"/>
          <w:sz w:val="18"/>
          <w:szCs w:val="18"/>
        </w:rPr>
      </w:pPr>
      <w:del w:id="117" w:author="UAT" w:date="2019-07-20T15:03:00Z">
        <w:r w:rsidDel="00FC7327">
          <w:rPr>
            <w:rFonts w:ascii="Lucida Console" w:hAnsi="Lucida Console" w:cs="Lucida Console"/>
            <w:color w:val="A82D00"/>
            <w:sz w:val="18"/>
            <w:szCs w:val="18"/>
          </w:rPr>
          <w:delText>$os1</w:delText>
        </w:r>
      </w:del>
    </w:p>
    <w:p w14:paraId="5B277B29" w14:textId="6EF4B6F1" w:rsidR="002F1098" w:rsidDel="00FC7327" w:rsidRDefault="002F1098" w:rsidP="008A5A95">
      <w:pPr>
        <w:shd w:val="clear" w:color="auto" w:fill="FFFFFF"/>
        <w:autoSpaceDE w:val="0"/>
        <w:autoSpaceDN w:val="0"/>
        <w:adjustRightInd w:val="0"/>
        <w:spacing w:after="0" w:line="240" w:lineRule="auto"/>
        <w:rPr>
          <w:del w:id="118" w:author="UAT" w:date="2019-07-20T15:03:00Z"/>
          <w:rFonts w:ascii="Lucida Console" w:hAnsi="Lucida Console" w:cs="Lucida Console"/>
          <w:sz w:val="18"/>
          <w:szCs w:val="18"/>
        </w:rPr>
      </w:pPr>
      <w:del w:id="119" w:author="UAT" w:date="2019-07-20T15:03:00Z">
        <w:r w:rsidDel="00FC7327">
          <w:rPr>
            <w:rFonts w:ascii="Lucida Console" w:hAnsi="Lucida Console" w:cs="Lucida Console"/>
            <w:color w:val="0000FF"/>
            <w:sz w:val="18"/>
            <w:szCs w:val="18"/>
          </w:rPr>
          <w:delText>Write-Host</w:delText>
        </w:r>
        <w:r w:rsidDel="00FC7327">
          <w:rPr>
            <w:rFonts w:ascii="Lucida Console" w:hAnsi="Lucida Console" w:cs="Lucida Console"/>
            <w:sz w:val="18"/>
            <w:szCs w:val="18"/>
          </w:rPr>
          <w:delText xml:space="preserve"> </w:delText>
        </w:r>
        <w:r w:rsidDel="00FC7327">
          <w:rPr>
            <w:rFonts w:ascii="Lucida Console" w:hAnsi="Lucida Console" w:cs="Lucida Console"/>
            <w:color w:val="8B0000"/>
            <w:sz w:val="18"/>
            <w:szCs w:val="18"/>
          </w:rPr>
          <w:delText>" Your OS Version is Not Compliant "</w:delText>
        </w:r>
      </w:del>
    </w:p>
    <w:p w14:paraId="14ACA917" w14:textId="3D1B28B9" w:rsidR="002F1098" w:rsidDel="00FC7327" w:rsidRDefault="002F1098" w:rsidP="008A5A95">
      <w:pPr>
        <w:shd w:val="clear" w:color="auto" w:fill="FFFFFF"/>
        <w:autoSpaceDE w:val="0"/>
        <w:autoSpaceDN w:val="0"/>
        <w:adjustRightInd w:val="0"/>
        <w:spacing w:after="0" w:line="240" w:lineRule="auto"/>
        <w:rPr>
          <w:del w:id="120" w:author="UAT" w:date="2019-07-20T15:03:00Z"/>
          <w:rFonts w:ascii="Lucida Console" w:hAnsi="Lucida Console" w:cs="Lucida Console"/>
          <w:sz w:val="18"/>
          <w:szCs w:val="18"/>
        </w:rPr>
      </w:pPr>
    </w:p>
    <w:p w14:paraId="3EDF9EFD" w14:textId="430604C2" w:rsidR="002F1098" w:rsidDel="00FC7327" w:rsidRDefault="00FD3AF5" w:rsidP="008A5A95">
      <w:pPr>
        <w:shd w:val="clear" w:color="auto" w:fill="FFFFFF"/>
        <w:autoSpaceDE w:val="0"/>
        <w:autoSpaceDN w:val="0"/>
        <w:adjustRightInd w:val="0"/>
        <w:spacing w:after="0" w:line="240" w:lineRule="auto"/>
        <w:rPr>
          <w:del w:id="121" w:author="UAT" w:date="2019-07-20T15:03:00Z"/>
          <w:rFonts w:ascii="Lucida Console" w:hAnsi="Lucida Console" w:cs="Lucida Console"/>
          <w:sz w:val="18"/>
          <w:szCs w:val="18"/>
        </w:rPr>
      </w:pPr>
      <w:del w:id="122" w:author="UAT" w:date="2019-07-20T15:03:00Z">
        <w:r w:rsidDel="00FC7327">
          <w:rPr>
            <w:rFonts w:ascii="Lucida Console" w:hAnsi="Lucida Console" w:cs="Lucida Console"/>
            <w:color w:val="00008B"/>
            <w:sz w:val="18"/>
            <w:szCs w:val="18"/>
          </w:rPr>
          <w:delText>break</w:delText>
        </w:r>
        <w:r w:rsidDel="00FC7327">
          <w:rPr>
            <w:rFonts w:ascii="Lucida Console" w:hAnsi="Lucida Console" w:cs="Lucida Console"/>
            <w:sz w:val="18"/>
            <w:szCs w:val="18"/>
          </w:rPr>
          <w:delText>: next</w:delText>
        </w:r>
      </w:del>
    </w:p>
    <w:p w14:paraId="23E31C44" w14:textId="3ECC77D0" w:rsidR="002F1098" w:rsidDel="00FC7327" w:rsidRDefault="002F1098" w:rsidP="008A5A95">
      <w:pPr>
        <w:shd w:val="clear" w:color="auto" w:fill="FFFFFF"/>
        <w:autoSpaceDE w:val="0"/>
        <w:autoSpaceDN w:val="0"/>
        <w:adjustRightInd w:val="0"/>
        <w:spacing w:after="0" w:line="240" w:lineRule="auto"/>
        <w:rPr>
          <w:del w:id="123" w:author="UAT" w:date="2019-07-20T15:03:00Z"/>
          <w:rFonts w:ascii="Lucida Console" w:hAnsi="Lucida Console" w:cs="Lucida Console"/>
          <w:sz w:val="18"/>
          <w:szCs w:val="18"/>
        </w:rPr>
      </w:pPr>
      <w:del w:id="124" w:author="UAT" w:date="2019-07-20T15:03:00Z">
        <w:r w:rsidDel="00FC7327">
          <w:rPr>
            <w:rFonts w:ascii="Lucida Console" w:hAnsi="Lucida Console" w:cs="Lucida Console"/>
            <w:sz w:val="18"/>
            <w:szCs w:val="18"/>
          </w:rPr>
          <w:delText>}</w:delText>
        </w:r>
      </w:del>
    </w:p>
    <w:p w14:paraId="5AC013B3" w14:textId="0FA3D0ED" w:rsidR="002F1098" w:rsidDel="00FC7327" w:rsidRDefault="002F1098" w:rsidP="008A5A95">
      <w:pPr>
        <w:shd w:val="clear" w:color="auto" w:fill="FFFFFF"/>
        <w:autoSpaceDE w:val="0"/>
        <w:autoSpaceDN w:val="0"/>
        <w:adjustRightInd w:val="0"/>
        <w:spacing w:after="0" w:line="240" w:lineRule="auto"/>
        <w:rPr>
          <w:del w:id="125" w:author="UAT" w:date="2019-07-20T15:03:00Z"/>
          <w:rFonts w:ascii="Lucida Console" w:hAnsi="Lucida Console" w:cs="Lucida Console"/>
          <w:sz w:val="18"/>
          <w:szCs w:val="18"/>
        </w:rPr>
      </w:pPr>
      <w:del w:id="126" w:author="UAT" w:date="2019-07-20T15:03:00Z">
        <w:r w:rsidDel="00FC7327">
          <w:rPr>
            <w:rFonts w:ascii="Lucida Console" w:hAnsi="Lucida Console" w:cs="Lucida Console"/>
            <w:sz w:val="18"/>
            <w:szCs w:val="18"/>
          </w:rPr>
          <w:delText xml:space="preserve">} </w:delText>
        </w:r>
      </w:del>
    </w:p>
    <w:p w14:paraId="15C0A04F" w14:textId="77777777" w:rsidR="002F1098" w:rsidRDefault="002F1098" w:rsidP="008A5A95">
      <w:pPr>
        <w:spacing w:after="61" w:line="251" w:lineRule="auto"/>
        <w:ind w:right="3130"/>
      </w:pPr>
    </w:p>
    <w:p w14:paraId="19D2A7DB" w14:textId="77777777" w:rsidR="009D4CCC" w:rsidRDefault="009D4CCC" w:rsidP="008A5A95">
      <w:pPr>
        <w:spacing w:after="61" w:line="251" w:lineRule="auto"/>
        <w:ind w:right="3130"/>
      </w:pPr>
    </w:p>
    <w:p w14:paraId="417E3607" w14:textId="77777777" w:rsidR="009D4CCC" w:rsidRDefault="009D4CCC" w:rsidP="008A5A95">
      <w:pPr>
        <w:spacing w:after="61" w:line="251" w:lineRule="auto"/>
        <w:ind w:right="3130"/>
      </w:pPr>
    </w:p>
    <w:p w14:paraId="21EB9099" w14:textId="77777777" w:rsidR="009D4CCC" w:rsidRPr="00C41F68" w:rsidRDefault="009D4CCC" w:rsidP="008A5A95">
      <w:pPr>
        <w:spacing w:after="61" w:line="251" w:lineRule="auto"/>
        <w:ind w:right="3130"/>
      </w:pPr>
    </w:p>
    <w:p w14:paraId="65170031" w14:textId="77777777" w:rsidR="00C41F68" w:rsidRPr="00915484" w:rsidRDefault="00915484" w:rsidP="00184E47">
      <w:pPr>
        <w:pStyle w:val="Heading3"/>
        <w:numPr>
          <w:ilvl w:val="1"/>
          <w:numId w:val="5"/>
        </w:numPr>
        <w:rPr>
          <w:rStyle w:val="IntenseReference"/>
          <w:sz w:val="26"/>
        </w:rPr>
      </w:pPr>
      <w:bookmarkStart w:id="127" w:name="_Toc14501847"/>
      <w:r>
        <w:rPr>
          <w:rStyle w:val="IntenseReference"/>
        </w:rPr>
        <w:lastRenderedPageBreak/>
        <w:t xml:space="preserve">Posture for </w:t>
      </w:r>
      <w:r w:rsidR="00C41F68" w:rsidRPr="00915484">
        <w:rPr>
          <w:rStyle w:val="IntenseReference"/>
          <w:sz w:val="26"/>
        </w:rPr>
        <w:t>Hotfix</w:t>
      </w:r>
      <w:bookmarkEnd w:id="127"/>
    </w:p>
    <w:p w14:paraId="3E6F43FF" w14:textId="77777777" w:rsidR="00FD3AF5" w:rsidRDefault="00FD3AF5" w:rsidP="008A5A95">
      <w:pPr>
        <w:spacing w:after="6" w:line="251" w:lineRule="auto"/>
        <w:ind w:left="-5" w:right="790"/>
        <w:rPr>
          <w:rFonts w:ascii="Segoe UI" w:eastAsia="Segoe UI" w:hAnsi="Segoe UI" w:cs="Segoe UI"/>
          <w:color w:val="2A2A2A"/>
          <w:sz w:val="20"/>
        </w:rPr>
      </w:pPr>
      <w:r w:rsidRPr="00FD3AF5">
        <w:rPr>
          <w:rFonts w:ascii="Segoe UI" w:eastAsia="Segoe UI" w:hAnsi="Segoe UI" w:cs="Segoe UI"/>
          <w:color w:val="2A2A2A"/>
          <w:sz w:val="20"/>
        </w:rPr>
        <w:t xml:space="preserve">Operating system Image will deploy to all the Enterprise Client of GIC. This Image will include the posture of </w:t>
      </w:r>
      <w:r>
        <w:rPr>
          <w:rFonts w:ascii="Segoe UI" w:eastAsia="Segoe UI" w:hAnsi="Segoe UI" w:cs="Segoe UI"/>
          <w:color w:val="2A2A2A"/>
          <w:sz w:val="20"/>
        </w:rPr>
        <w:t>Hotfix</w:t>
      </w:r>
      <w:r w:rsidRPr="00FD3AF5">
        <w:rPr>
          <w:rFonts w:ascii="Segoe UI" w:eastAsia="Segoe UI" w:hAnsi="Segoe UI" w:cs="Segoe UI"/>
          <w:color w:val="2A2A2A"/>
          <w:sz w:val="20"/>
        </w:rPr>
        <w:t xml:space="preserve"> Version. Image based Posture will be validated </w:t>
      </w:r>
      <w:r>
        <w:rPr>
          <w:rFonts w:ascii="Segoe UI" w:eastAsia="Segoe UI" w:hAnsi="Segoe UI" w:cs="Segoe UI"/>
          <w:color w:val="2A2A2A"/>
          <w:sz w:val="20"/>
        </w:rPr>
        <w:t>against reference image with existing hotfix install on client using</w:t>
      </w:r>
      <w:r w:rsidRPr="00FD3AF5">
        <w:rPr>
          <w:rFonts w:ascii="Segoe UI" w:eastAsia="Segoe UI" w:hAnsi="Segoe UI" w:cs="Segoe UI"/>
          <w:color w:val="2A2A2A"/>
          <w:sz w:val="20"/>
        </w:rPr>
        <w:t xml:space="preserve"> following PowerShell </w:t>
      </w:r>
      <w:r>
        <w:rPr>
          <w:rFonts w:ascii="Segoe UI" w:eastAsia="Segoe UI" w:hAnsi="Segoe UI" w:cs="Segoe UI"/>
          <w:color w:val="2A2A2A"/>
          <w:sz w:val="20"/>
        </w:rPr>
        <w:t xml:space="preserve">start </w:t>
      </w:r>
      <w:r w:rsidRPr="00FD3AF5">
        <w:rPr>
          <w:rFonts w:ascii="Segoe UI" w:eastAsia="Segoe UI" w:hAnsi="Segoe UI" w:cs="Segoe UI"/>
          <w:color w:val="2A2A2A"/>
          <w:sz w:val="20"/>
        </w:rPr>
        <w:t>script</w:t>
      </w:r>
      <w:r>
        <w:rPr>
          <w:rFonts w:ascii="Segoe UI" w:eastAsia="Segoe UI" w:hAnsi="Segoe UI" w:cs="Segoe UI"/>
          <w:color w:val="2A2A2A"/>
          <w:sz w:val="20"/>
        </w:rPr>
        <w:t>.</w:t>
      </w:r>
    </w:p>
    <w:p w14:paraId="383FB7B8" w14:textId="77777777" w:rsidR="00FC7327" w:rsidRDefault="00FC7327" w:rsidP="00FC7327">
      <w:pPr>
        <w:shd w:val="clear" w:color="auto" w:fill="FFFFFF"/>
        <w:autoSpaceDE w:val="0"/>
        <w:autoSpaceDN w:val="0"/>
        <w:adjustRightInd w:val="0"/>
        <w:spacing w:after="0" w:line="240" w:lineRule="auto"/>
        <w:rPr>
          <w:ins w:id="128" w:author="UAT" w:date="2019-07-20T15:04:00Z"/>
          <w:rFonts w:ascii="Lucida Console" w:hAnsi="Lucida Console" w:cs="Lucida Console"/>
          <w:color w:val="006400"/>
          <w:sz w:val="18"/>
          <w:szCs w:val="18"/>
        </w:rPr>
      </w:pPr>
    </w:p>
    <w:p w14:paraId="6876DF63" w14:textId="5D8AFE04" w:rsidR="00FC7327" w:rsidRDefault="00FC7327" w:rsidP="00FC7327">
      <w:pPr>
        <w:shd w:val="clear" w:color="auto" w:fill="FFFFFF"/>
        <w:autoSpaceDE w:val="0"/>
        <w:autoSpaceDN w:val="0"/>
        <w:adjustRightInd w:val="0"/>
        <w:spacing w:after="0" w:line="240" w:lineRule="auto"/>
        <w:rPr>
          <w:ins w:id="129" w:author="UAT" w:date="2019-07-20T15:04:00Z"/>
          <w:rFonts w:ascii="Lucida Console" w:hAnsi="Lucida Console" w:cs="Lucida Console"/>
          <w:sz w:val="18"/>
          <w:szCs w:val="18"/>
        </w:rPr>
      </w:pPr>
      <w:ins w:id="130" w:author="UAT" w:date="2019-07-20T15:04:00Z">
        <w:r>
          <w:rPr>
            <w:rFonts w:ascii="Lucida Console" w:hAnsi="Lucida Console" w:cs="Lucida Console"/>
            <w:color w:val="006400"/>
            <w:sz w:val="18"/>
            <w:szCs w:val="18"/>
          </w:rPr>
          <w:t># Windows Update    Posture Check</w:t>
        </w:r>
      </w:ins>
    </w:p>
    <w:p w14:paraId="3364B5A7" w14:textId="77777777" w:rsidR="00FC7327" w:rsidRDefault="00FC7327" w:rsidP="00FC7327">
      <w:pPr>
        <w:shd w:val="clear" w:color="auto" w:fill="FFFFFF"/>
        <w:autoSpaceDE w:val="0"/>
        <w:autoSpaceDN w:val="0"/>
        <w:adjustRightInd w:val="0"/>
        <w:spacing w:after="0" w:line="240" w:lineRule="auto"/>
        <w:rPr>
          <w:ins w:id="131" w:author="UAT" w:date="2019-07-20T15:04:00Z"/>
          <w:rFonts w:ascii="Lucida Console" w:hAnsi="Lucida Console" w:cs="Lucida Console"/>
          <w:sz w:val="18"/>
          <w:szCs w:val="18"/>
        </w:rPr>
      </w:pPr>
    </w:p>
    <w:p w14:paraId="39999598" w14:textId="77777777" w:rsidR="00FC7327" w:rsidRDefault="00FC7327" w:rsidP="00FC7327">
      <w:pPr>
        <w:shd w:val="clear" w:color="auto" w:fill="FFFFFF"/>
        <w:autoSpaceDE w:val="0"/>
        <w:autoSpaceDN w:val="0"/>
        <w:adjustRightInd w:val="0"/>
        <w:spacing w:after="0" w:line="240" w:lineRule="auto"/>
        <w:rPr>
          <w:ins w:id="132" w:author="UAT" w:date="2019-07-20T15:04:00Z"/>
          <w:rFonts w:ascii="Lucida Console" w:hAnsi="Lucida Console" w:cs="Lucida Console"/>
          <w:sz w:val="18"/>
          <w:szCs w:val="18"/>
        </w:rPr>
      </w:pPr>
      <w:ins w:id="133" w:author="UAT" w:date="2019-07-20T15:04:00Z">
        <w:r>
          <w:rPr>
            <w:rFonts w:ascii="Lucida Console" w:hAnsi="Lucida Console" w:cs="Lucida Console"/>
            <w:sz w:val="18"/>
            <w:szCs w:val="18"/>
          </w:rPr>
          <w:t xml:space="preserve">   </w:t>
        </w:r>
        <w:r>
          <w:rPr>
            <w:rFonts w:ascii="Lucida Console" w:hAnsi="Lucida Console" w:cs="Lucida Console"/>
            <w:color w:val="0000FF"/>
            <w:sz w:val="18"/>
            <w:szCs w:val="18"/>
          </w:rPr>
          <w:t>Remove-Item</w:t>
        </w:r>
        <w:r>
          <w:rPr>
            <w:rFonts w:ascii="Lucida Console" w:hAnsi="Lucida Console" w:cs="Lucida Console"/>
            <w:sz w:val="18"/>
            <w:szCs w:val="18"/>
          </w:rPr>
          <w:t xml:space="preserve"> </w:t>
        </w:r>
        <w:r>
          <w:rPr>
            <w:rFonts w:ascii="Lucida Console" w:hAnsi="Lucida Console" w:cs="Lucida Console"/>
            <w:color w:val="8B0000"/>
            <w:sz w:val="18"/>
            <w:szCs w:val="18"/>
          </w:rPr>
          <w:t>"c:\PS\updatlocal.txt"</w:t>
        </w:r>
      </w:ins>
    </w:p>
    <w:p w14:paraId="540CBE76" w14:textId="77777777" w:rsidR="00FC7327" w:rsidRDefault="00FC7327" w:rsidP="00FC7327">
      <w:pPr>
        <w:shd w:val="clear" w:color="auto" w:fill="FFFFFF"/>
        <w:autoSpaceDE w:val="0"/>
        <w:autoSpaceDN w:val="0"/>
        <w:adjustRightInd w:val="0"/>
        <w:spacing w:after="0" w:line="240" w:lineRule="auto"/>
        <w:rPr>
          <w:ins w:id="134" w:author="UAT" w:date="2019-07-20T15:04:00Z"/>
          <w:rFonts w:ascii="Lucida Console" w:hAnsi="Lucida Console" w:cs="Lucida Console"/>
          <w:sz w:val="18"/>
          <w:szCs w:val="18"/>
        </w:rPr>
      </w:pPr>
      <w:ins w:id="135" w:author="UAT" w:date="2019-07-20T15:04:00Z">
        <w:r>
          <w:rPr>
            <w:rFonts w:ascii="Lucida Console" w:hAnsi="Lucida Console" w:cs="Lucida Console"/>
            <w:sz w:val="18"/>
            <w:szCs w:val="18"/>
          </w:rPr>
          <w:t xml:space="preserve"> </w:t>
        </w:r>
        <w:r>
          <w:rPr>
            <w:rFonts w:ascii="Lucida Console" w:hAnsi="Lucida Console" w:cs="Lucida Console"/>
            <w:color w:val="0000FF"/>
            <w:sz w:val="18"/>
            <w:szCs w:val="18"/>
          </w:rPr>
          <w:t>get-hotfix</w:t>
        </w:r>
        <w:r>
          <w:rPr>
            <w:rFonts w:ascii="Lucida Console" w:hAnsi="Lucida Console" w:cs="Lucida Console"/>
            <w:sz w:val="18"/>
            <w:szCs w:val="18"/>
          </w:rPr>
          <w:t xml:space="preserve"> </w:t>
        </w:r>
        <w:r>
          <w:rPr>
            <w:rFonts w:ascii="Lucida Console" w:hAnsi="Lucida Console" w:cs="Lucida Console"/>
            <w:color w:val="000080"/>
            <w:sz w:val="18"/>
            <w:szCs w:val="18"/>
          </w:rPr>
          <w:t>-description</w:t>
        </w:r>
        <w:r>
          <w:rPr>
            <w:rFonts w:ascii="Lucida Console" w:hAnsi="Lucida Console" w:cs="Lucida Console"/>
            <w:sz w:val="18"/>
            <w:szCs w:val="18"/>
          </w:rPr>
          <w:t xml:space="preserve"> </w:t>
        </w:r>
        <w:r>
          <w:rPr>
            <w:rFonts w:ascii="Lucida Console" w:hAnsi="Lucida Console" w:cs="Lucida Console"/>
            <w:color w:val="8B0000"/>
            <w:sz w:val="18"/>
            <w:szCs w:val="18"/>
          </w:rPr>
          <w:t>"Security Update"</w:t>
        </w:r>
        <w:r>
          <w:rPr>
            <w:rFonts w:ascii="Lucida Console" w:hAnsi="Lucida Console" w:cs="Lucida Console"/>
            <w:sz w:val="18"/>
            <w:szCs w:val="18"/>
          </w:rPr>
          <w:t xml:space="preserve"> </w:t>
        </w:r>
        <w:r>
          <w:rPr>
            <w:rFonts w:ascii="Lucida Console" w:hAnsi="Lucida Console" w:cs="Lucida Console"/>
            <w:color w:val="696969"/>
            <w:sz w:val="18"/>
            <w:szCs w:val="18"/>
          </w:rPr>
          <w:t>&gt;&gt;</w:t>
        </w:r>
        <w:r>
          <w:rPr>
            <w:rFonts w:ascii="Lucida Console" w:hAnsi="Lucida Console" w:cs="Lucida Console"/>
            <w:color w:val="8A2BE2"/>
            <w:sz w:val="18"/>
            <w:szCs w:val="18"/>
          </w:rPr>
          <w:t>C:\PS\updatlocal.txt</w:t>
        </w:r>
      </w:ins>
    </w:p>
    <w:p w14:paraId="07F39155" w14:textId="77777777" w:rsidR="00FC7327" w:rsidRDefault="00FC7327" w:rsidP="00FC7327">
      <w:pPr>
        <w:shd w:val="clear" w:color="auto" w:fill="FFFFFF"/>
        <w:autoSpaceDE w:val="0"/>
        <w:autoSpaceDN w:val="0"/>
        <w:adjustRightInd w:val="0"/>
        <w:spacing w:after="0" w:line="240" w:lineRule="auto"/>
        <w:rPr>
          <w:ins w:id="136" w:author="UAT" w:date="2019-07-20T15:04:00Z"/>
          <w:rFonts w:ascii="Lucida Console" w:hAnsi="Lucida Console" w:cs="Lucida Console"/>
          <w:sz w:val="18"/>
          <w:szCs w:val="18"/>
        </w:rPr>
      </w:pPr>
    </w:p>
    <w:p w14:paraId="261B22E7" w14:textId="77777777" w:rsidR="00FC7327" w:rsidRDefault="00FC7327" w:rsidP="00FC7327">
      <w:pPr>
        <w:shd w:val="clear" w:color="auto" w:fill="FFFFFF"/>
        <w:autoSpaceDE w:val="0"/>
        <w:autoSpaceDN w:val="0"/>
        <w:adjustRightInd w:val="0"/>
        <w:spacing w:after="0" w:line="240" w:lineRule="auto"/>
        <w:rPr>
          <w:ins w:id="137" w:author="UAT" w:date="2019-07-20T15:04:00Z"/>
          <w:rFonts w:ascii="Lucida Console" w:hAnsi="Lucida Console" w:cs="Lucida Console"/>
          <w:sz w:val="18"/>
          <w:szCs w:val="18"/>
        </w:rPr>
      </w:pPr>
      <w:ins w:id="138" w:author="UAT" w:date="2019-07-20T15:04:00Z">
        <w:r>
          <w:rPr>
            <w:rFonts w:ascii="Lucida Console" w:hAnsi="Lucida Console" w:cs="Lucida Console"/>
            <w:color w:val="A82D00"/>
            <w:sz w:val="18"/>
            <w:szCs w:val="18"/>
          </w:rPr>
          <w:t>$d</w:t>
        </w:r>
        <w:r>
          <w:rPr>
            <w:rFonts w:ascii="Lucida Console" w:hAnsi="Lucida Console" w:cs="Lucida Console"/>
            <w:color w:val="696969"/>
            <w:sz w:val="18"/>
            <w:szCs w:val="18"/>
          </w:rPr>
          <w:t>=</w:t>
        </w:r>
        <w:r>
          <w:rPr>
            <w:rFonts w:ascii="Lucida Console" w:hAnsi="Lucida Console" w:cs="Lucida Console"/>
            <w:color w:val="0000FF"/>
            <w:sz w:val="18"/>
            <w:szCs w:val="18"/>
          </w:rPr>
          <w:t>Compare-Object</w:t>
        </w:r>
        <w:r>
          <w:rPr>
            <w:rFonts w:ascii="Lucida Console" w:hAnsi="Lucida Console" w:cs="Lucida Console"/>
            <w:sz w:val="18"/>
            <w:szCs w:val="18"/>
          </w:rPr>
          <w:t xml:space="preserve"> </w:t>
        </w:r>
        <w:r>
          <w:rPr>
            <w:rFonts w:ascii="Lucida Console" w:hAnsi="Lucida Console" w:cs="Lucida Console"/>
            <w:color w:val="000080"/>
            <w:sz w:val="18"/>
            <w:szCs w:val="18"/>
          </w:rPr>
          <w:t>-ReferenceObject</w:t>
        </w:r>
        <w:r>
          <w:rPr>
            <w:rFonts w:ascii="Lucida Console" w:hAnsi="Lucida Console" w:cs="Lucida Console"/>
            <w:sz w:val="18"/>
            <w:szCs w:val="18"/>
          </w:rPr>
          <w:t xml:space="preserve"> (</w:t>
        </w:r>
        <w:r>
          <w:rPr>
            <w:rFonts w:ascii="Lucida Console" w:hAnsi="Lucida Console" w:cs="Lucida Console"/>
            <w:color w:val="0000FF"/>
            <w:sz w:val="18"/>
            <w:szCs w:val="18"/>
          </w:rPr>
          <w:t>get-content</w:t>
        </w:r>
        <w:r>
          <w:rPr>
            <w:rFonts w:ascii="Lucida Console" w:hAnsi="Lucida Console" w:cs="Lucida Console"/>
            <w:sz w:val="18"/>
            <w:szCs w:val="18"/>
          </w:rPr>
          <w:t xml:space="preserve"> </w:t>
        </w:r>
        <w:r>
          <w:rPr>
            <w:rFonts w:ascii="Lucida Console" w:hAnsi="Lucida Console" w:cs="Lucida Console"/>
            <w:color w:val="8A2BE2"/>
            <w:sz w:val="18"/>
            <w:szCs w:val="18"/>
          </w:rPr>
          <w:t>C:\PS\updateref.txt</w:t>
        </w:r>
        <w:r>
          <w:rPr>
            <w:rFonts w:ascii="Lucida Console" w:hAnsi="Lucida Console" w:cs="Lucida Console"/>
            <w:sz w:val="18"/>
            <w:szCs w:val="18"/>
          </w:rPr>
          <w:t xml:space="preserve">) </w:t>
        </w:r>
        <w:r>
          <w:rPr>
            <w:rFonts w:ascii="Lucida Console" w:hAnsi="Lucida Console" w:cs="Lucida Console"/>
            <w:color w:val="000080"/>
            <w:sz w:val="18"/>
            <w:szCs w:val="18"/>
          </w:rPr>
          <w:t>-DifferenceObject</w:t>
        </w:r>
        <w:r>
          <w:rPr>
            <w:rFonts w:ascii="Lucida Console" w:hAnsi="Lucida Console" w:cs="Lucida Console"/>
            <w:sz w:val="18"/>
            <w:szCs w:val="18"/>
          </w:rPr>
          <w:t xml:space="preserve"> (</w:t>
        </w:r>
        <w:r>
          <w:rPr>
            <w:rFonts w:ascii="Lucida Console" w:hAnsi="Lucida Console" w:cs="Lucida Console"/>
            <w:color w:val="0000FF"/>
            <w:sz w:val="18"/>
            <w:szCs w:val="18"/>
          </w:rPr>
          <w:t>get-content</w:t>
        </w:r>
        <w:r>
          <w:rPr>
            <w:rFonts w:ascii="Lucida Console" w:hAnsi="Lucida Console" w:cs="Lucida Console"/>
            <w:sz w:val="18"/>
            <w:szCs w:val="18"/>
          </w:rPr>
          <w:t xml:space="preserve"> </w:t>
        </w:r>
        <w:r>
          <w:rPr>
            <w:rFonts w:ascii="Lucida Console" w:hAnsi="Lucida Console" w:cs="Lucida Console"/>
            <w:color w:val="8A2BE2"/>
            <w:sz w:val="18"/>
            <w:szCs w:val="18"/>
          </w:rPr>
          <w:t>C:\PS\updatlocal.txt</w:t>
        </w:r>
        <w:r>
          <w:rPr>
            <w:rFonts w:ascii="Lucida Console" w:hAnsi="Lucida Console" w:cs="Lucida Console"/>
            <w:sz w:val="18"/>
            <w:szCs w:val="18"/>
          </w:rPr>
          <w:t>)</w:t>
        </w:r>
      </w:ins>
    </w:p>
    <w:p w14:paraId="7A16B428" w14:textId="77777777" w:rsidR="00FC7327" w:rsidRDefault="00FC7327" w:rsidP="00FC7327">
      <w:pPr>
        <w:shd w:val="clear" w:color="auto" w:fill="FFFFFF"/>
        <w:autoSpaceDE w:val="0"/>
        <w:autoSpaceDN w:val="0"/>
        <w:adjustRightInd w:val="0"/>
        <w:spacing w:after="0" w:line="240" w:lineRule="auto"/>
        <w:rPr>
          <w:ins w:id="139" w:author="UAT" w:date="2019-07-20T15:04:00Z"/>
          <w:rFonts w:ascii="Lucida Console" w:hAnsi="Lucida Console" w:cs="Lucida Console"/>
          <w:sz w:val="18"/>
          <w:szCs w:val="18"/>
        </w:rPr>
      </w:pPr>
    </w:p>
    <w:p w14:paraId="540A643B" w14:textId="77777777" w:rsidR="00FC7327" w:rsidRDefault="00FC7327" w:rsidP="00FC7327">
      <w:pPr>
        <w:shd w:val="clear" w:color="auto" w:fill="FFFFFF"/>
        <w:autoSpaceDE w:val="0"/>
        <w:autoSpaceDN w:val="0"/>
        <w:adjustRightInd w:val="0"/>
        <w:spacing w:after="0" w:line="240" w:lineRule="auto"/>
        <w:rPr>
          <w:ins w:id="140" w:author="UAT" w:date="2019-07-20T15:04:00Z"/>
          <w:rFonts w:ascii="Lucida Console" w:hAnsi="Lucida Console" w:cs="Lucida Console"/>
          <w:sz w:val="18"/>
          <w:szCs w:val="18"/>
        </w:rPr>
      </w:pPr>
      <w:ins w:id="141" w:author="UAT" w:date="2019-07-20T15:04:00Z">
        <w:r>
          <w:rPr>
            <w:rFonts w:ascii="Lucida Console" w:hAnsi="Lucida Console" w:cs="Lucida Console"/>
            <w:color w:val="A82D00"/>
            <w:sz w:val="18"/>
            <w:szCs w:val="18"/>
          </w:rPr>
          <w:t>$counter2</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0</w:t>
        </w:r>
        <w:r>
          <w:rPr>
            <w:rFonts w:ascii="Lucida Console" w:hAnsi="Lucida Console" w:cs="Lucida Console"/>
            <w:sz w:val="18"/>
            <w:szCs w:val="18"/>
          </w:rPr>
          <w:t xml:space="preserve"> </w:t>
        </w:r>
      </w:ins>
    </w:p>
    <w:p w14:paraId="2DB41575" w14:textId="77777777" w:rsidR="00FC7327" w:rsidRDefault="00FC7327" w:rsidP="00FC7327">
      <w:pPr>
        <w:shd w:val="clear" w:color="auto" w:fill="FFFFFF"/>
        <w:autoSpaceDE w:val="0"/>
        <w:autoSpaceDN w:val="0"/>
        <w:adjustRightInd w:val="0"/>
        <w:spacing w:after="0" w:line="240" w:lineRule="auto"/>
        <w:rPr>
          <w:ins w:id="142" w:author="UAT" w:date="2019-07-20T15:04:00Z"/>
          <w:rFonts w:ascii="Lucida Console" w:hAnsi="Lucida Console" w:cs="Lucida Console"/>
          <w:sz w:val="18"/>
          <w:szCs w:val="18"/>
        </w:rPr>
      </w:pPr>
      <w:ins w:id="143" w:author="UAT" w:date="2019-07-20T15:04:00Z">
        <w:r>
          <w:rPr>
            <w:rFonts w:ascii="Lucida Console" w:hAnsi="Lucida Console" w:cs="Lucida Console"/>
            <w:color w:val="00008B"/>
            <w:sz w:val="18"/>
            <w:szCs w:val="18"/>
          </w:rPr>
          <w:t>:update</w:t>
        </w:r>
        <w:r>
          <w:rPr>
            <w:rFonts w:ascii="Lucida Console" w:hAnsi="Lucida Console" w:cs="Lucida Console"/>
            <w:sz w:val="18"/>
            <w:szCs w:val="18"/>
          </w:rPr>
          <w:t xml:space="preserve"> </w:t>
        </w:r>
        <w:r>
          <w:rPr>
            <w:rFonts w:ascii="Lucida Console" w:hAnsi="Lucida Console" w:cs="Lucida Console"/>
            <w:color w:val="00008B"/>
            <w:sz w:val="18"/>
            <w:szCs w:val="18"/>
          </w:rPr>
          <w:t>foreach</w:t>
        </w:r>
        <w:r>
          <w:rPr>
            <w:rFonts w:ascii="Lucida Console" w:hAnsi="Lucida Console" w:cs="Lucida Console"/>
            <w:sz w:val="18"/>
            <w:szCs w:val="18"/>
          </w:rPr>
          <w:t xml:space="preserve"> (</w:t>
        </w:r>
        <w:r>
          <w:rPr>
            <w:rFonts w:ascii="Lucida Console" w:hAnsi="Lucida Console" w:cs="Lucida Console"/>
            <w:color w:val="A82D00"/>
            <w:sz w:val="18"/>
            <w:szCs w:val="18"/>
          </w:rPr>
          <w:t>$grp2</w:t>
        </w:r>
        <w:r>
          <w:rPr>
            <w:rFonts w:ascii="Lucida Console" w:hAnsi="Lucida Console" w:cs="Lucida Console"/>
            <w:sz w:val="18"/>
            <w:szCs w:val="18"/>
          </w:rPr>
          <w:t xml:space="preserve"> </w:t>
        </w:r>
        <w:r>
          <w:rPr>
            <w:rFonts w:ascii="Lucida Console" w:hAnsi="Lucida Console" w:cs="Lucida Console"/>
            <w:color w:val="00008B"/>
            <w:sz w:val="18"/>
            <w:szCs w:val="18"/>
          </w:rPr>
          <w:t>in</w:t>
        </w:r>
        <w:r>
          <w:rPr>
            <w:rFonts w:ascii="Lucida Console" w:hAnsi="Lucida Console" w:cs="Lucida Console"/>
            <w:sz w:val="18"/>
            <w:szCs w:val="18"/>
          </w:rPr>
          <w:t xml:space="preserve"> </w:t>
        </w:r>
        <w:r>
          <w:rPr>
            <w:rFonts w:ascii="Lucida Console" w:hAnsi="Lucida Console" w:cs="Lucida Console"/>
            <w:color w:val="A82D00"/>
            <w:sz w:val="18"/>
            <w:szCs w:val="18"/>
          </w:rPr>
          <w:t>$d</w:t>
        </w:r>
        <w:r>
          <w:rPr>
            <w:rFonts w:ascii="Lucida Console" w:hAnsi="Lucida Console" w:cs="Lucida Console"/>
            <w:sz w:val="18"/>
            <w:szCs w:val="18"/>
          </w:rPr>
          <w:t>)</w:t>
        </w:r>
      </w:ins>
    </w:p>
    <w:p w14:paraId="70A8042A" w14:textId="77777777" w:rsidR="00FC7327" w:rsidRDefault="00FC7327" w:rsidP="00FC7327">
      <w:pPr>
        <w:shd w:val="clear" w:color="auto" w:fill="FFFFFF"/>
        <w:autoSpaceDE w:val="0"/>
        <w:autoSpaceDN w:val="0"/>
        <w:adjustRightInd w:val="0"/>
        <w:spacing w:after="0" w:line="240" w:lineRule="auto"/>
        <w:rPr>
          <w:ins w:id="144" w:author="UAT" w:date="2019-07-20T15:04:00Z"/>
          <w:rFonts w:ascii="Lucida Console" w:hAnsi="Lucida Console" w:cs="Lucida Console"/>
          <w:sz w:val="18"/>
          <w:szCs w:val="18"/>
        </w:rPr>
      </w:pPr>
      <w:ins w:id="145" w:author="UAT" w:date="2019-07-20T15:04:00Z">
        <w:r>
          <w:rPr>
            <w:rFonts w:ascii="Lucida Console" w:hAnsi="Lucida Console" w:cs="Lucida Console"/>
            <w:sz w:val="18"/>
            <w:szCs w:val="18"/>
          </w:rPr>
          <w:t>{</w:t>
        </w:r>
      </w:ins>
    </w:p>
    <w:p w14:paraId="78B4B737" w14:textId="77777777" w:rsidR="00FC7327" w:rsidRDefault="00FC7327" w:rsidP="00FC7327">
      <w:pPr>
        <w:shd w:val="clear" w:color="auto" w:fill="FFFFFF"/>
        <w:autoSpaceDE w:val="0"/>
        <w:autoSpaceDN w:val="0"/>
        <w:adjustRightInd w:val="0"/>
        <w:spacing w:after="0" w:line="240" w:lineRule="auto"/>
        <w:rPr>
          <w:ins w:id="146" w:author="UAT" w:date="2019-07-20T15:04:00Z"/>
          <w:rFonts w:ascii="Lucida Console" w:hAnsi="Lucida Console" w:cs="Lucida Console"/>
          <w:sz w:val="18"/>
          <w:szCs w:val="18"/>
        </w:rPr>
      </w:pPr>
    </w:p>
    <w:p w14:paraId="47E5B1D7" w14:textId="77777777" w:rsidR="00FC7327" w:rsidRDefault="00FC7327" w:rsidP="00FC7327">
      <w:pPr>
        <w:shd w:val="clear" w:color="auto" w:fill="FFFFFF"/>
        <w:autoSpaceDE w:val="0"/>
        <w:autoSpaceDN w:val="0"/>
        <w:adjustRightInd w:val="0"/>
        <w:spacing w:after="0" w:line="240" w:lineRule="auto"/>
        <w:rPr>
          <w:ins w:id="147" w:author="UAT" w:date="2019-07-20T15:04:00Z"/>
          <w:rFonts w:ascii="Lucida Console" w:hAnsi="Lucida Console" w:cs="Lucida Console"/>
          <w:sz w:val="18"/>
          <w:szCs w:val="18"/>
        </w:rPr>
      </w:pPr>
      <w:ins w:id="148" w:author="UAT" w:date="2019-07-20T15:04:00Z">
        <w:r>
          <w:rPr>
            <w:rFonts w:ascii="Lucida Console" w:hAnsi="Lucida Console" w:cs="Lucida Console"/>
            <w:color w:val="00008B"/>
            <w:sz w:val="18"/>
            <w:szCs w:val="18"/>
          </w:rPr>
          <w:t>if</w:t>
        </w:r>
        <w:r>
          <w:rPr>
            <w:rFonts w:ascii="Lucida Console" w:hAnsi="Lucida Console" w:cs="Lucida Console"/>
            <w:sz w:val="18"/>
            <w:szCs w:val="18"/>
          </w:rPr>
          <w:t xml:space="preserve"> (</w:t>
        </w:r>
        <w:r>
          <w:rPr>
            <w:rFonts w:ascii="Lucida Console" w:hAnsi="Lucida Console" w:cs="Lucida Console"/>
            <w:color w:val="A82D00"/>
            <w:sz w:val="18"/>
            <w:szCs w:val="18"/>
          </w:rPr>
          <w:t>$grp2</w:t>
        </w:r>
        <w:r>
          <w:rPr>
            <w:rFonts w:ascii="Lucida Console" w:hAnsi="Lucida Console" w:cs="Lucida Console"/>
            <w:color w:val="696969"/>
            <w:sz w:val="18"/>
            <w:szCs w:val="18"/>
          </w:rPr>
          <w:t>.</w:t>
        </w:r>
        <w:r>
          <w:rPr>
            <w:rFonts w:ascii="Lucida Console" w:hAnsi="Lucida Console" w:cs="Lucida Console"/>
            <w:sz w:val="18"/>
            <w:szCs w:val="18"/>
          </w:rPr>
          <w:t xml:space="preserve">SideIndicator </w:t>
        </w:r>
        <w:r>
          <w:rPr>
            <w:rFonts w:ascii="Lucida Console" w:hAnsi="Lucida Console" w:cs="Lucida Console"/>
            <w:color w:val="696969"/>
            <w:sz w:val="18"/>
            <w:szCs w:val="18"/>
          </w:rPr>
          <w:t>-eq</w:t>
        </w:r>
        <w:r>
          <w:rPr>
            <w:rFonts w:ascii="Lucida Console" w:hAnsi="Lucida Console" w:cs="Lucida Console"/>
            <w:sz w:val="18"/>
            <w:szCs w:val="18"/>
          </w:rPr>
          <w:t xml:space="preserve"> </w:t>
        </w:r>
        <w:r>
          <w:rPr>
            <w:rFonts w:ascii="Lucida Console" w:hAnsi="Lucida Console" w:cs="Lucida Console"/>
            <w:color w:val="8B0000"/>
            <w:sz w:val="18"/>
            <w:szCs w:val="18"/>
          </w:rPr>
          <w:t>"=&gt;"</w:t>
        </w:r>
        <w:r>
          <w:rPr>
            <w:rFonts w:ascii="Lucida Console" w:hAnsi="Lucida Console" w:cs="Lucida Console"/>
            <w:sz w:val="18"/>
            <w:szCs w:val="18"/>
          </w:rPr>
          <w:t>) {</w:t>
        </w:r>
      </w:ins>
    </w:p>
    <w:p w14:paraId="51E45E7F" w14:textId="77777777" w:rsidR="00FC7327" w:rsidRDefault="00FC7327" w:rsidP="00FC7327">
      <w:pPr>
        <w:shd w:val="clear" w:color="auto" w:fill="FFFFFF"/>
        <w:autoSpaceDE w:val="0"/>
        <w:autoSpaceDN w:val="0"/>
        <w:adjustRightInd w:val="0"/>
        <w:spacing w:after="0" w:line="240" w:lineRule="auto"/>
        <w:rPr>
          <w:ins w:id="149" w:author="UAT" w:date="2019-07-20T15:04:00Z"/>
          <w:rFonts w:ascii="Lucida Console" w:hAnsi="Lucida Console" w:cs="Lucida Console"/>
          <w:sz w:val="18"/>
          <w:szCs w:val="18"/>
        </w:rPr>
      </w:pPr>
    </w:p>
    <w:p w14:paraId="4109FC5D" w14:textId="77777777" w:rsidR="00FC7327" w:rsidRDefault="00FC7327" w:rsidP="00FC7327">
      <w:pPr>
        <w:shd w:val="clear" w:color="auto" w:fill="FFFFFF"/>
        <w:autoSpaceDE w:val="0"/>
        <w:autoSpaceDN w:val="0"/>
        <w:adjustRightInd w:val="0"/>
        <w:spacing w:after="0" w:line="240" w:lineRule="auto"/>
        <w:rPr>
          <w:ins w:id="150" w:author="UAT" w:date="2019-07-20T15:04:00Z"/>
          <w:rFonts w:ascii="Lucida Console" w:hAnsi="Lucida Console" w:cs="Lucida Console"/>
          <w:sz w:val="18"/>
          <w:szCs w:val="18"/>
        </w:rPr>
      </w:pPr>
      <w:ins w:id="151" w:author="UAT" w:date="2019-07-20T15:04:00Z">
        <w:r>
          <w:rPr>
            <w:rFonts w:ascii="Lucida Console" w:hAnsi="Lucida Console" w:cs="Lucida Console"/>
            <w:color w:val="A82D00"/>
            <w:sz w:val="18"/>
            <w:szCs w:val="18"/>
          </w:rPr>
          <w:t>$counter2</w:t>
        </w:r>
        <w:r>
          <w:rPr>
            <w:rFonts w:ascii="Lucida Console" w:hAnsi="Lucida Console" w:cs="Lucida Console"/>
            <w:color w:val="696969"/>
            <w:sz w:val="18"/>
            <w:szCs w:val="18"/>
          </w:rPr>
          <w:t>++</w:t>
        </w:r>
      </w:ins>
    </w:p>
    <w:p w14:paraId="3723478A" w14:textId="77777777" w:rsidR="00FC7327" w:rsidRDefault="00FC7327" w:rsidP="00FC7327">
      <w:pPr>
        <w:shd w:val="clear" w:color="auto" w:fill="FFFFFF"/>
        <w:autoSpaceDE w:val="0"/>
        <w:autoSpaceDN w:val="0"/>
        <w:adjustRightInd w:val="0"/>
        <w:spacing w:after="0" w:line="240" w:lineRule="auto"/>
        <w:rPr>
          <w:ins w:id="152" w:author="UAT" w:date="2019-07-20T15:04:00Z"/>
          <w:rFonts w:ascii="Lucida Console" w:hAnsi="Lucida Console" w:cs="Lucida Console"/>
          <w:sz w:val="18"/>
          <w:szCs w:val="18"/>
        </w:rPr>
      </w:pPr>
      <w:ins w:id="153" w:author="UAT" w:date="2019-07-20T15:04:00Z">
        <w:r>
          <w:rPr>
            <w:rFonts w:ascii="Lucida Console" w:hAnsi="Lucida Console" w:cs="Lucida Console"/>
            <w:sz w:val="18"/>
            <w:szCs w:val="18"/>
          </w:rPr>
          <w:t xml:space="preserve">} </w:t>
        </w:r>
      </w:ins>
    </w:p>
    <w:p w14:paraId="5F7C451C" w14:textId="77777777" w:rsidR="00FC7327" w:rsidRDefault="00FC7327" w:rsidP="00FC7327">
      <w:pPr>
        <w:shd w:val="clear" w:color="auto" w:fill="FFFFFF"/>
        <w:autoSpaceDE w:val="0"/>
        <w:autoSpaceDN w:val="0"/>
        <w:adjustRightInd w:val="0"/>
        <w:spacing w:after="0" w:line="240" w:lineRule="auto"/>
        <w:rPr>
          <w:ins w:id="154" w:author="UAT" w:date="2019-07-20T15:04:00Z"/>
          <w:rFonts w:ascii="Lucida Console" w:hAnsi="Lucida Console" w:cs="Lucida Console"/>
          <w:sz w:val="18"/>
          <w:szCs w:val="18"/>
        </w:rPr>
      </w:pPr>
    </w:p>
    <w:p w14:paraId="3D74240E" w14:textId="77777777" w:rsidR="00FC7327" w:rsidRDefault="00FC7327" w:rsidP="00FC7327">
      <w:pPr>
        <w:shd w:val="clear" w:color="auto" w:fill="FFFFFF"/>
        <w:autoSpaceDE w:val="0"/>
        <w:autoSpaceDN w:val="0"/>
        <w:adjustRightInd w:val="0"/>
        <w:spacing w:after="0" w:line="240" w:lineRule="auto"/>
        <w:rPr>
          <w:ins w:id="155" w:author="UAT" w:date="2019-07-20T15:04:00Z"/>
          <w:rFonts w:ascii="Lucida Console" w:hAnsi="Lucida Console" w:cs="Lucida Console"/>
          <w:sz w:val="18"/>
          <w:szCs w:val="18"/>
        </w:rPr>
      </w:pPr>
      <w:ins w:id="156" w:author="UAT" w:date="2019-07-20T15:04:00Z">
        <w:r>
          <w:rPr>
            <w:rFonts w:ascii="Lucida Console" w:hAnsi="Lucida Console" w:cs="Lucida Console"/>
            <w:color w:val="00008B"/>
            <w:sz w:val="18"/>
            <w:szCs w:val="18"/>
          </w:rPr>
          <w:t>else</w:t>
        </w:r>
      </w:ins>
    </w:p>
    <w:p w14:paraId="2B98019B" w14:textId="77777777" w:rsidR="00FC7327" w:rsidRDefault="00FC7327" w:rsidP="00FC7327">
      <w:pPr>
        <w:shd w:val="clear" w:color="auto" w:fill="FFFFFF"/>
        <w:autoSpaceDE w:val="0"/>
        <w:autoSpaceDN w:val="0"/>
        <w:adjustRightInd w:val="0"/>
        <w:spacing w:after="0" w:line="240" w:lineRule="auto"/>
        <w:rPr>
          <w:ins w:id="157" w:author="UAT" w:date="2019-07-20T15:04:00Z"/>
          <w:rFonts w:ascii="Lucida Console" w:hAnsi="Lucida Console" w:cs="Lucida Console"/>
          <w:sz w:val="18"/>
          <w:szCs w:val="18"/>
        </w:rPr>
      </w:pPr>
      <w:ins w:id="158" w:author="UAT" w:date="2019-07-20T15:04:00Z">
        <w:r>
          <w:rPr>
            <w:rFonts w:ascii="Lucida Console" w:hAnsi="Lucida Console" w:cs="Lucida Console"/>
            <w:sz w:val="18"/>
            <w:szCs w:val="18"/>
          </w:rPr>
          <w:t>{</w:t>
        </w:r>
      </w:ins>
    </w:p>
    <w:p w14:paraId="01826CF5" w14:textId="77777777" w:rsidR="00FC7327" w:rsidRDefault="00FC7327" w:rsidP="00FC7327">
      <w:pPr>
        <w:shd w:val="clear" w:color="auto" w:fill="FFFFFF"/>
        <w:autoSpaceDE w:val="0"/>
        <w:autoSpaceDN w:val="0"/>
        <w:adjustRightInd w:val="0"/>
        <w:spacing w:after="0" w:line="240" w:lineRule="auto"/>
        <w:rPr>
          <w:ins w:id="159" w:author="UAT" w:date="2019-07-20T15:04:00Z"/>
          <w:rFonts w:ascii="Lucida Console" w:hAnsi="Lucida Console" w:cs="Lucida Console"/>
          <w:sz w:val="18"/>
          <w:szCs w:val="18"/>
        </w:rPr>
      </w:pPr>
      <w:ins w:id="160" w:author="UAT" w:date="2019-07-20T15:04:00Z">
        <w:r>
          <w:rPr>
            <w:rFonts w:ascii="Lucida Console" w:hAnsi="Lucida Console" w:cs="Lucida Console"/>
            <w:color w:val="A82D00"/>
            <w:sz w:val="18"/>
            <w:szCs w:val="18"/>
          </w:rPr>
          <w:t>$grp2</w:t>
        </w:r>
      </w:ins>
    </w:p>
    <w:p w14:paraId="039A97B9" w14:textId="77777777" w:rsidR="00FC7327" w:rsidRDefault="00FC7327" w:rsidP="00FC7327">
      <w:pPr>
        <w:shd w:val="clear" w:color="auto" w:fill="FFFFFF"/>
        <w:autoSpaceDE w:val="0"/>
        <w:autoSpaceDN w:val="0"/>
        <w:adjustRightInd w:val="0"/>
        <w:spacing w:after="0" w:line="240" w:lineRule="auto"/>
        <w:rPr>
          <w:ins w:id="161" w:author="UAT" w:date="2019-07-20T15:04:00Z"/>
          <w:rFonts w:ascii="Lucida Console" w:hAnsi="Lucida Console" w:cs="Lucida Console"/>
          <w:sz w:val="18"/>
          <w:szCs w:val="18"/>
        </w:rPr>
      </w:pPr>
      <w:ins w:id="162" w:author="UAT" w:date="2019-07-20T15:04:00Z">
        <w:r>
          <w:rPr>
            <w:rFonts w:ascii="Lucida Console" w:hAnsi="Lucida Console" w:cs="Lucida Console"/>
            <w:color w:val="A82D00"/>
            <w:sz w:val="18"/>
            <w:szCs w:val="18"/>
          </w:rPr>
          <w:t>$MessageboxTitle</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“WARNING:Your PC is not Compliant”</w:t>
        </w:r>
      </w:ins>
    </w:p>
    <w:p w14:paraId="5CBB47D5" w14:textId="77777777" w:rsidR="00FC7327" w:rsidRDefault="00FC7327" w:rsidP="00FC7327">
      <w:pPr>
        <w:shd w:val="clear" w:color="auto" w:fill="FFFFFF"/>
        <w:autoSpaceDE w:val="0"/>
        <w:autoSpaceDN w:val="0"/>
        <w:adjustRightInd w:val="0"/>
        <w:spacing w:after="0" w:line="240" w:lineRule="auto"/>
        <w:rPr>
          <w:ins w:id="163" w:author="UAT" w:date="2019-07-20T15:04:00Z"/>
          <w:rFonts w:ascii="Lucida Console" w:hAnsi="Lucida Console" w:cs="Lucida Console"/>
          <w:sz w:val="18"/>
          <w:szCs w:val="18"/>
        </w:rPr>
      </w:pPr>
      <w:ins w:id="164" w:author="UAT" w:date="2019-07-20T15:04:00Z">
        <w:r>
          <w:rPr>
            <w:rFonts w:ascii="Lucida Console" w:hAnsi="Lucida Console" w:cs="Lucida Console"/>
            <w:color w:val="A82D00"/>
            <w:sz w:val="18"/>
            <w:szCs w:val="18"/>
          </w:rPr>
          <w:t>$Messageboxbody</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“Please Contact GIC HelpDekp:Windows Hotfix Error”</w:t>
        </w:r>
      </w:ins>
    </w:p>
    <w:p w14:paraId="17BFA17D" w14:textId="77777777" w:rsidR="00FC7327" w:rsidRDefault="00FC7327" w:rsidP="00FC7327">
      <w:pPr>
        <w:shd w:val="clear" w:color="auto" w:fill="FFFFFF"/>
        <w:autoSpaceDE w:val="0"/>
        <w:autoSpaceDN w:val="0"/>
        <w:adjustRightInd w:val="0"/>
        <w:spacing w:after="0" w:line="240" w:lineRule="auto"/>
        <w:rPr>
          <w:ins w:id="165" w:author="UAT" w:date="2019-07-20T15:04:00Z"/>
          <w:rFonts w:ascii="Lucida Console" w:hAnsi="Lucida Console" w:cs="Lucida Console"/>
          <w:sz w:val="18"/>
          <w:szCs w:val="18"/>
        </w:rPr>
      </w:pPr>
      <w:ins w:id="166" w:author="UAT" w:date="2019-07-20T15:04:00Z">
        <w:r>
          <w:rPr>
            <w:rFonts w:ascii="Lucida Console" w:hAnsi="Lucida Console" w:cs="Lucida Console"/>
            <w:color w:val="696969"/>
            <w:sz w:val="18"/>
            <w:szCs w:val="18"/>
          </w:rPr>
          <w:t>[</w:t>
        </w:r>
        <w:r>
          <w:rPr>
            <w:rFonts w:ascii="Lucida Console" w:hAnsi="Lucida Console" w:cs="Lucida Console"/>
            <w:color w:val="006161"/>
            <w:sz w:val="18"/>
            <w:szCs w:val="18"/>
          </w:rPr>
          <w:t>System.Windows.MessageBox</w:t>
        </w:r>
        <w:r>
          <w:rPr>
            <w:rFonts w:ascii="Lucida Console" w:hAnsi="Lucida Console" w:cs="Lucida Console"/>
            <w:color w:val="696969"/>
            <w:sz w:val="18"/>
            <w:szCs w:val="18"/>
          </w:rPr>
          <w:t>]::</w:t>
        </w:r>
        <w:r>
          <w:rPr>
            <w:rFonts w:ascii="Lucida Console" w:hAnsi="Lucida Console" w:cs="Lucida Console"/>
            <w:sz w:val="18"/>
            <w:szCs w:val="18"/>
          </w:rPr>
          <w:t>Show(</w:t>
        </w:r>
        <w:r>
          <w:rPr>
            <w:rFonts w:ascii="Lucida Console" w:hAnsi="Lucida Console" w:cs="Lucida Console"/>
            <w:color w:val="A82D00"/>
            <w:sz w:val="18"/>
            <w:szCs w:val="18"/>
          </w:rPr>
          <w:t>$MessageboxTitle</w:t>
        </w:r>
        <w:r>
          <w:rPr>
            <w:rFonts w:ascii="Lucida Console" w:hAnsi="Lucida Console" w:cs="Lucida Console"/>
            <w:color w:val="696969"/>
            <w:sz w:val="18"/>
            <w:szCs w:val="18"/>
          </w:rPr>
          <w:t>,</w:t>
        </w:r>
        <w:r>
          <w:rPr>
            <w:rFonts w:ascii="Lucida Console" w:hAnsi="Lucida Console" w:cs="Lucida Console"/>
            <w:color w:val="A82D00"/>
            <w:sz w:val="18"/>
            <w:szCs w:val="18"/>
          </w:rPr>
          <w:t>$Messageboxbody</w:t>
        </w:r>
        <w:r>
          <w:rPr>
            <w:rFonts w:ascii="Lucida Console" w:hAnsi="Lucida Console" w:cs="Lucida Console"/>
            <w:color w:val="696969"/>
            <w:sz w:val="18"/>
            <w:szCs w:val="18"/>
          </w:rPr>
          <w:t>,</w:t>
        </w:r>
        <w:r>
          <w:rPr>
            <w:rFonts w:ascii="Lucida Console" w:hAnsi="Lucida Console" w:cs="Lucida Console"/>
            <w:color w:val="8B0000"/>
            <w:sz w:val="18"/>
            <w:szCs w:val="18"/>
          </w:rPr>
          <w:t>'Ok'</w:t>
        </w:r>
        <w:r>
          <w:rPr>
            <w:rFonts w:ascii="Lucida Console" w:hAnsi="Lucida Console" w:cs="Lucida Console"/>
            <w:color w:val="696969"/>
            <w:sz w:val="18"/>
            <w:szCs w:val="18"/>
          </w:rPr>
          <w:t>,</w:t>
        </w:r>
        <w:r>
          <w:rPr>
            <w:rFonts w:ascii="Lucida Console" w:hAnsi="Lucida Console" w:cs="Lucida Console"/>
            <w:color w:val="8B0000"/>
            <w:sz w:val="18"/>
            <w:szCs w:val="18"/>
          </w:rPr>
          <w:t>'Error'</w:t>
        </w:r>
        <w:r>
          <w:rPr>
            <w:rFonts w:ascii="Lucida Console" w:hAnsi="Lucida Console" w:cs="Lucida Console"/>
            <w:sz w:val="18"/>
            <w:szCs w:val="18"/>
          </w:rPr>
          <w:t>)</w:t>
        </w:r>
      </w:ins>
    </w:p>
    <w:p w14:paraId="2DA2EA3D" w14:textId="77777777" w:rsidR="00FC7327" w:rsidRDefault="00FC7327" w:rsidP="00FC7327">
      <w:pPr>
        <w:shd w:val="clear" w:color="auto" w:fill="FFFFFF"/>
        <w:autoSpaceDE w:val="0"/>
        <w:autoSpaceDN w:val="0"/>
        <w:adjustRightInd w:val="0"/>
        <w:spacing w:after="0" w:line="240" w:lineRule="auto"/>
        <w:rPr>
          <w:ins w:id="167" w:author="UAT" w:date="2019-07-20T15:04:00Z"/>
          <w:rFonts w:ascii="Lucida Console" w:hAnsi="Lucida Console" w:cs="Lucida Console"/>
          <w:sz w:val="18"/>
          <w:szCs w:val="18"/>
        </w:rPr>
      </w:pPr>
    </w:p>
    <w:p w14:paraId="5E00F7FB" w14:textId="77777777" w:rsidR="00FC7327" w:rsidRDefault="00FC7327" w:rsidP="00FC7327">
      <w:pPr>
        <w:shd w:val="clear" w:color="auto" w:fill="FFFFFF"/>
        <w:autoSpaceDE w:val="0"/>
        <w:autoSpaceDN w:val="0"/>
        <w:adjustRightInd w:val="0"/>
        <w:spacing w:after="0" w:line="240" w:lineRule="auto"/>
        <w:rPr>
          <w:ins w:id="168" w:author="UAT" w:date="2019-07-20T15:04:00Z"/>
          <w:rFonts w:ascii="Lucida Console" w:hAnsi="Lucida Console" w:cs="Lucida Console"/>
          <w:sz w:val="18"/>
          <w:szCs w:val="18"/>
        </w:rPr>
      </w:pPr>
      <w:ins w:id="169" w:author="UAT" w:date="2019-07-20T15:04:00Z">
        <w:r>
          <w:rPr>
            <w:rFonts w:ascii="Lucida Console" w:hAnsi="Lucida Console" w:cs="Lucida Console"/>
            <w:color w:val="00008B"/>
            <w:sz w:val="18"/>
            <w:szCs w:val="18"/>
          </w:rPr>
          <w:t>break</w:t>
        </w:r>
        <w:r>
          <w:rPr>
            <w:rFonts w:ascii="Lucida Console" w:hAnsi="Lucida Console" w:cs="Lucida Console"/>
            <w:sz w:val="18"/>
            <w:szCs w:val="18"/>
          </w:rPr>
          <w:t xml:space="preserve"> </w:t>
        </w:r>
        <w:r>
          <w:rPr>
            <w:rFonts w:ascii="Lucida Console" w:hAnsi="Lucida Console" w:cs="Lucida Console"/>
            <w:color w:val="0000FF"/>
            <w:sz w:val="18"/>
            <w:szCs w:val="18"/>
          </w:rPr>
          <w:t>:update</w:t>
        </w:r>
      </w:ins>
    </w:p>
    <w:p w14:paraId="66363F82" w14:textId="77777777" w:rsidR="00FC7327" w:rsidRDefault="00FC7327" w:rsidP="00FC7327">
      <w:pPr>
        <w:shd w:val="clear" w:color="auto" w:fill="FFFFFF"/>
        <w:autoSpaceDE w:val="0"/>
        <w:autoSpaceDN w:val="0"/>
        <w:adjustRightInd w:val="0"/>
        <w:spacing w:after="0" w:line="240" w:lineRule="auto"/>
        <w:rPr>
          <w:ins w:id="170" w:author="UAT" w:date="2019-07-20T15:04:00Z"/>
          <w:rFonts w:ascii="Lucida Console" w:hAnsi="Lucida Console" w:cs="Lucida Console"/>
          <w:sz w:val="18"/>
          <w:szCs w:val="18"/>
        </w:rPr>
      </w:pPr>
      <w:ins w:id="171" w:author="UAT" w:date="2019-07-20T15:04:00Z">
        <w:r>
          <w:rPr>
            <w:rFonts w:ascii="Lucida Console" w:hAnsi="Lucida Console" w:cs="Lucida Console"/>
            <w:sz w:val="18"/>
            <w:szCs w:val="18"/>
          </w:rPr>
          <w:t>}</w:t>
        </w:r>
      </w:ins>
    </w:p>
    <w:p w14:paraId="4A2F4A93" w14:textId="77777777" w:rsidR="00FC7327" w:rsidRDefault="00FC7327" w:rsidP="00FC7327">
      <w:pPr>
        <w:shd w:val="clear" w:color="auto" w:fill="FFFFFF"/>
        <w:autoSpaceDE w:val="0"/>
        <w:autoSpaceDN w:val="0"/>
        <w:adjustRightInd w:val="0"/>
        <w:spacing w:after="0" w:line="240" w:lineRule="auto"/>
        <w:rPr>
          <w:ins w:id="172" w:author="UAT" w:date="2019-07-20T15:04:00Z"/>
          <w:rFonts w:ascii="Lucida Console" w:hAnsi="Lucida Console" w:cs="Lucida Console"/>
          <w:sz w:val="18"/>
          <w:szCs w:val="18"/>
        </w:rPr>
      </w:pPr>
      <w:ins w:id="173" w:author="UAT" w:date="2019-07-20T15:04:00Z">
        <w:r>
          <w:rPr>
            <w:rFonts w:ascii="Lucida Console" w:hAnsi="Lucida Console" w:cs="Lucida Console"/>
            <w:sz w:val="18"/>
            <w:szCs w:val="18"/>
          </w:rPr>
          <w:t xml:space="preserve">} </w:t>
        </w:r>
      </w:ins>
    </w:p>
    <w:p w14:paraId="4D907291" w14:textId="008CE859" w:rsidR="00FD3AF5" w:rsidDel="00FC7327" w:rsidRDefault="00FD3AF5" w:rsidP="008A5A95">
      <w:pPr>
        <w:spacing w:after="6" w:line="251" w:lineRule="auto"/>
        <w:ind w:left="-5" w:right="790"/>
        <w:rPr>
          <w:del w:id="174" w:author="UAT" w:date="2019-07-20T15:04:00Z"/>
          <w:rFonts w:ascii="Segoe UI" w:eastAsia="Segoe UI" w:hAnsi="Segoe UI" w:cs="Segoe UI"/>
          <w:color w:val="2A2A2A"/>
          <w:sz w:val="20"/>
        </w:rPr>
      </w:pPr>
    </w:p>
    <w:p w14:paraId="6394C05A" w14:textId="17AD7AB5" w:rsidR="00FD3AF5" w:rsidRDefault="00FD3AF5" w:rsidP="008A5A95">
      <w:pPr>
        <w:shd w:val="clear" w:color="auto" w:fill="FFFFFF"/>
        <w:autoSpaceDE w:val="0"/>
        <w:autoSpaceDN w:val="0"/>
        <w:adjustRightInd w:val="0"/>
        <w:spacing w:after="0" w:line="240" w:lineRule="auto"/>
        <w:rPr>
          <w:rFonts w:ascii="Lucida Console" w:hAnsi="Lucida Console" w:cs="Lucida Console"/>
          <w:sz w:val="18"/>
          <w:szCs w:val="18"/>
        </w:rPr>
      </w:pPr>
    </w:p>
    <w:p w14:paraId="5CA419C1" w14:textId="77777777" w:rsidR="00C41F68" w:rsidRPr="00FD3AF5" w:rsidRDefault="008A5A95" w:rsidP="00184E47">
      <w:pPr>
        <w:pStyle w:val="Heading3"/>
        <w:numPr>
          <w:ilvl w:val="1"/>
          <w:numId w:val="5"/>
        </w:numPr>
        <w:rPr>
          <w:rStyle w:val="IntenseReference"/>
        </w:rPr>
      </w:pPr>
      <w:bookmarkStart w:id="175" w:name="_Toc14501848"/>
      <w:r>
        <w:rPr>
          <w:rStyle w:val="IntenseReference"/>
        </w:rPr>
        <w:t xml:space="preserve">Posture for </w:t>
      </w:r>
      <w:r w:rsidR="00C41F68" w:rsidRPr="00915484">
        <w:rPr>
          <w:rStyle w:val="IntenseReference"/>
          <w:sz w:val="26"/>
        </w:rPr>
        <w:t>Services</w:t>
      </w:r>
      <w:bookmarkEnd w:id="175"/>
    </w:p>
    <w:p w14:paraId="1E7CF1E2" w14:textId="77777777" w:rsidR="00FD3AF5" w:rsidRDefault="00FD3AF5" w:rsidP="008A5A95">
      <w:pPr>
        <w:spacing w:after="6" w:line="251" w:lineRule="auto"/>
        <w:ind w:left="-5" w:right="790"/>
        <w:rPr>
          <w:rFonts w:ascii="Segoe UI" w:eastAsia="Segoe UI" w:hAnsi="Segoe UI" w:cs="Segoe UI"/>
          <w:color w:val="2A2A2A"/>
          <w:sz w:val="20"/>
        </w:rPr>
      </w:pPr>
      <w:r w:rsidRPr="00FD3AF5">
        <w:rPr>
          <w:rFonts w:ascii="Segoe UI" w:eastAsia="Segoe UI" w:hAnsi="Segoe UI" w:cs="Segoe UI"/>
          <w:color w:val="2A2A2A"/>
          <w:sz w:val="20"/>
        </w:rPr>
        <w:t xml:space="preserve">Operating system Image will deploy to all the Enterprise Client of GIC. This Image will include the posture of </w:t>
      </w:r>
      <w:r>
        <w:rPr>
          <w:rFonts w:ascii="Segoe UI" w:eastAsia="Segoe UI" w:hAnsi="Segoe UI" w:cs="Segoe UI"/>
          <w:color w:val="2A2A2A"/>
          <w:sz w:val="20"/>
        </w:rPr>
        <w:t>Services installed and Its State</w:t>
      </w:r>
      <w:r w:rsidRPr="00FD3AF5">
        <w:rPr>
          <w:rFonts w:ascii="Segoe UI" w:eastAsia="Segoe UI" w:hAnsi="Segoe UI" w:cs="Segoe UI"/>
          <w:color w:val="2A2A2A"/>
          <w:sz w:val="20"/>
        </w:rPr>
        <w:t xml:space="preserve">. Image based Posture will be validated against reference image with existing </w:t>
      </w:r>
      <w:r>
        <w:rPr>
          <w:rFonts w:ascii="Segoe UI" w:eastAsia="Segoe UI" w:hAnsi="Segoe UI" w:cs="Segoe UI"/>
          <w:color w:val="2A2A2A"/>
          <w:sz w:val="20"/>
        </w:rPr>
        <w:t>Services</w:t>
      </w:r>
      <w:r w:rsidRPr="00FD3AF5">
        <w:rPr>
          <w:rFonts w:ascii="Segoe UI" w:eastAsia="Segoe UI" w:hAnsi="Segoe UI" w:cs="Segoe UI"/>
          <w:color w:val="2A2A2A"/>
          <w:sz w:val="20"/>
        </w:rPr>
        <w:t xml:space="preserve"> install on client using following PowerShell start script.</w:t>
      </w:r>
    </w:p>
    <w:p w14:paraId="3A582CBD" w14:textId="77777777" w:rsidR="00A33403" w:rsidRDefault="00A33403" w:rsidP="008A5A95">
      <w:pPr>
        <w:spacing w:after="6" w:line="251" w:lineRule="auto"/>
        <w:ind w:left="-5" w:right="790"/>
        <w:rPr>
          <w:rFonts w:ascii="Segoe UI" w:eastAsia="Segoe UI" w:hAnsi="Segoe UI" w:cs="Segoe UI"/>
          <w:color w:val="2A2A2A"/>
          <w:sz w:val="20"/>
        </w:rPr>
      </w:pPr>
    </w:p>
    <w:p w14:paraId="6E4EC131" w14:textId="77777777" w:rsidR="00FC7327" w:rsidRPr="00FC7327" w:rsidRDefault="00A33403" w:rsidP="00FC7327">
      <w:pPr>
        <w:shd w:val="clear" w:color="auto" w:fill="FFFFFF"/>
        <w:autoSpaceDE w:val="0"/>
        <w:autoSpaceDN w:val="0"/>
        <w:adjustRightInd w:val="0"/>
        <w:spacing w:after="0" w:line="240" w:lineRule="auto"/>
        <w:rPr>
          <w:ins w:id="176" w:author="UAT" w:date="2019-07-20T15:05:00Z"/>
          <w:rFonts w:ascii="Lucida Console" w:hAnsi="Lucida Console" w:cs="Lucida Console"/>
          <w:sz w:val="18"/>
          <w:szCs w:val="18"/>
        </w:rPr>
      </w:pPr>
      <w:r>
        <w:rPr>
          <w:rFonts w:ascii="Lucida Console" w:hAnsi="Lucida Console"/>
          <w:sz w:val="24"/>
          <w:szCs w:val="24"/>
        </w:rPr>
        <w:t xml:space="preserve"> </w:t>
      </w:r>
      <w:r>
        <w:rPr>
          <w:rFonts w:ascii="Lucida Console" w:hAnsi="Lucida Console" w:cs="Lucida Console"/>
          <w:sz w:val="18"/>
          <w:szCs w:val="18"/>
        </w:rPr>
        <w:t xml:space="preserve">  </w:t>
      </w:r>
      <w:ins w:id="177" w:author="UAT" w:date="2019-07-20T15:05:00Z">
        <w:r w:rsidR="00FC7327" w:rsidRPr="00FC7327">
          <w:rPr>
            <w:rFonts w:ascii="Lucida Console" w:hAnsi="Lucida Console" w:cs="Lucida Console"/>
            <w:sz w:val="18"/>
            <w:szCs w:val="18"/>
          </w:rPr>
          <w:t># Services Posture Check</w:t>
        </w:r>
      </w:ins>
    </w:p>
    <w:p w14:paraId="5E5669FD" w14:textId="77777777" w:rsidR="00FC7327" w:rsidRPr="00FC7327" w:rsidRDefault="00FC7327" w:rsidP="00FC7327">
      <w:pPr>
        <w:shd w:val="clear" w:color="auto" w:fill="FFFFFF"/>
        <w:autoSpaceDE w:val="0"/>
        <w:autoSpaceDN w:val="0"/>
        <w:adjustRightInd w:val="0"/>
        <w:spacing w:after="0" w:line="240" w:lineRule="auto"/>
        <w:rPr>
          <w:ins w:id="178" w:author="UAT" w:date="2019-07-20T15:05:00Z"/>
          <w:rFonts w:ascii="Lucida Console" w:hAnsi="Lucida Console" w:cs="Lucida Console"/>
          <w:sz w:val="18"/>
          <w:szCs w:val="18"/>
        </w:rPr>
      </w:pPr>
      <w:ins w:id="179" w:author="UAT" w:date="2019-07-20T15:05:00Z">
        <w:r w:rsidRPr="00FC7327">
          <w:rPr>
            <w:rFonts w:ascii="Lucida Console" w:hAnsi="Lucida Console" w:cs="Lucida Console"/>
            <w:sz w:val="18"/>
            <w:szCs w:val="18"/>
          </w:rPr>
          <w:t xml:space="preserve">   Remove-Item "c:\PS\serviceslocal.txt"</w:t>
        </w:r>
      </w:ins>
    </w:p>
    <w:p w14:paraId="342CEC0C" w14:textId="77777777" w:rsidR="00FC7327" w:rsidRPr="00FC7327" w:rsidRDefault="00FC7327" w:rsidP="00FC7327">
      <w:pPr>
        <w:shd w:val="clear" w:color="auto" w:fill="FFFFFF"/>
        <w:autoSpaceDE w:val="0"/>
        <w:autoSpaceDN w:val="0"/>
        <w:adjustRightInd w:val="0"/>
        <w:spacing w:after="0" w:line="240" w:lineRule="auto"/>
        <w:rPr>
          <w:ins w:id="180" w:author="UAT" w:date="2019-07-20T15:05:00Z"/>
          <w:rFonts w:ascii="Lucida Console" w:hAnsi="Lucida Console" w:cs="Lucida Console"/>
          <w:sz w:val="18"/>
          <w:szCs w:val="18"/>
        </w:rPr>
      </w:pPr>
    </w:p>
    <w:p w14:paraId="3A6859BB" w14:textId="77777777" w:rsidR="00FC7327" w:rsidRPr="00FC7327" w:rsidRDefault="00FC7327" w:rsidP="00FC7327">
      <w:pPr>
        <w:shd w:val="clear" w:color="auto" w:fill="FFFFFF"/>
        <w:autoSpaceDE w:val="0"/>
        <w:autoSpaceDN w:val="0"/>
        <w:adjustRightInd w:val="0"/>
        <w:spacing w:after="0" w:line="240" w:lineRule="auto"/>
        <w:rPr>
          <w:ins w:id="181" w:author="UAT" w:date="2019-07-20T15:05:00Z"/>
          <w:rFonts w:ascii="Lucida Console" w:hAnsi="Lucida Console" w:cs="Lucida Console"/>
          <w:sz w:val="18"/>
          <w:szCs w:val="18"/>
        </w:rPr>
      </w:pPr>
    </w:p>
    <w:p w14:paraId="50473ED0" w14:textId="77777777" w:rsidR="00FC7327" w:rsidRPr="00FC7327" w:rsidRDefault="00FC7327" w:rsidP="00FC7327">
      <w:pPr>
        <w:shd w:val="clear" w:color="auto" w:fill="FFFFFF"/>
        <w:autoSpaceDE w:val="0"/>
        <w:autoSpaceDN w:val="0"/>
        <w:adjustRightInd w:val="0"/>
        <w:spacing w:after="0" w:line="240" w:lineRule="auto"/>
        <w:rPr>
          <w:ins w:id="182" w:author="UAT" w:date="2019-07-20T15:05:00Z"/>
          <w:rFonts w:ascii="Lucida Console" w:hAnsi="Lucida Console" w:cs="Lucida Console"/>
          <w:sz w:val="18"/>
          <w:szCs w:val="18"/>
        </w:rPr>
      </w:pPr>
      <w:ins w:id="183" w:author="UAT" w:date="2019-07-20T15:05:00Z">
        <w:r w:rsidRPr="00FC7327">
          <w:rPr>
            <w:rFonts w:ascii="Lucida Console" w:hAnsi="Lucida Console" w:cs="Lucida Console"/>
            <w:sz w:val="18"/>
            <w:szCs w:val="18"/>
          </w:rPr>
          <w:t>Get-Service |Select-Object -Property Name,DisplayName,Status,StartType |Where-Object {$_.StartType -eq "disabled"} &gt;&gt;c:\PS\serviceslocal.txt</w:t>
        </w:r>
      </w:ins>
    </w:p>
    <w:p w14:paraId="58419045" w14:textId="77777777" w:rsidR="00FC7327" w:rsidRPr="00FC7327" w:rsidRDefault="00FC7327" w:rsidP="00FC7327">
      <w:pPr>
        <w:shd w:val="clear" w:color="auto" w:fill="FFFFFF"/>
        <w:autoSpaceDE w:val="0"/>
        <w:autoSpaceDN w:val="0"/>
        <w:adjustRightInd w:val="0"/>
        <w:spacing w:after="0" w:line="240" w:lineRule="auto"/>
        <w:rPr>
          <w:ins w:id="184" w:author="UAT" w:date="2019-07-20T15:05:00Z"/>
          <w:rFonts w:ascii="Lucida Console" w:hAnsi="Lucida Console" w:cs="Lucida Console"/>
          <w:sz w:val="18"/>
          <w:szCs w:val="18"/>
        </w:rPr>
      </w:pPr>
    </w:p>
    <w:p w14:paraId="664897AE" w14:textId="77777777" w:rsidR="00FC7327" w:rsidRPr="00FC7327" w:rsidRDefault="00FC7327" w:rsidP="00FC7327">
      <w:pPr>
        <w:shd w:val="clear" w:color="auto" w:fill="FFFFFF"/>
        <w:autoSpaceDE w:val="0"/>
        <w:autoSpaceDN w:val="0"/>
        <w:adjustRightInd w:val="0"/>
        <w:spacing w:after="0" w:line="240" w:lineRule="auto"/>
        <w:rPr>
          <w:ins w:id="185" w:author="UAT" w:date="2019-07-20T15:05:00Z"/>
          <w:rFonts w:ascii="Lucida Console" w:hAnsi="Lucida Console" w:cs="Lucida Console"/>
          <w:sz w:val="18"/>
          <w:szCs w:val="18"/>
        </w:rPr>
      </w:pPr>
      <w:ins w:id="186" w:author="UAT" w:date="2019-07-20T15:05:00Z">
        <w:r w:rsidRPr="00FC7327">
          <w:rPr>
            <w:rFonts w:ascii="Lucida Console" w:hAnsi="Lucida Console" w:cs="Lucida Console"/>
            <w:sz w:val="18"/>
            <w:szCs w:val="18"/>
          </w:rPr>
          <w:t>$b = Compare-Object -ReferenceObject (get-content c:\PS\servicesref.txt) -DifferenceObject (get-content c:\PS\servicesLocal.txt)</w:t>
        </w:r>
      </w:ins>
    </w:p>
    <w:p w14:paraId="09EFEEA4" w14:textId="77777777" w:rsidR="00FC7327" w:rsidRPr="00FC7327" w:rsidRDefault="00FC7327" w:rsidP="00FC7327">
      <w:pPr>
        <w:shd w:val="clear" w:color="auto" w:fill="FFFFFF"/>
        <w:autoSpaceDE w:val="0"/>
        <w:autoSpaceDN w:val="0"/>
        <w:adjustRightInd w:val="0"/>
        <w:spacing w:after="0" w:line="240" w:lineRule="auto"/>
        <w:rPr>
          <w:ins w:id="187" w:author="UAT" w:date="2019-07-20T15:05:00Z"/>
          <w:rFonts w:ascii="Lucida Console" w:hAnsi="Lucida Console" w:cs="Lucida Console"/>
          <w:sz w:val="18"/>
          <w:szCs w:val="18"/>
        </w:rPr>
      </w:pPr>
      <w:ins w:id="188" w:author="UAT" w:date="2019-07-20T15:05:00Z">
        <w:r w:rsidRPr="00FC7327">
          <w:rPr>
            <w:rFonts w:ascii="Lucida Console" w:hAnsi="Lucida Console" w:cs="Lucida Console"/>
            <w:sz w:val="18"/>
            <w:szCs w:val="18"/>
          </w:rPr>
          <w:t xml:space="preserve">$counter = 0 </w:t>
        </w:r>
      </w:ins>
    </w:p>
    <w:p w14:paraId="54A2C9CA" w14:textId="77777777" w:rsidR="00FC7327" w:rsidRPr="00FC7327" w:rsidRDefault="00FC7327" w:rsidP="00FC7327">
      <w:pPr>
        <w:shd w:val="clear" w:color="auto" w:fill="FFFFFF"/>
        <w:autoSpaceDE w:val="0"/>
        <w:autoSpaceDN w:val="0"/>
        <w:adjustRightInd w:val="0"/>
        <w:spacing w:after="0" w:line="240" w:lineRule="auto"/>
        <w:rPr>
          <w:ins w:id="189" w:author="UAT" w:date="2019-07-20T15:05:00Z"/>
          <w:rFonts w:ascii="Lucida Console" w:hAnsi="Lucida Console" w:cs="Lucida Console"/>
          <w:sz w:val="18"/>
          <w:szCs w:val="18"/>
        </w:rPr>
      </w:pPr>
      <w:ins w:id="190" w:author="UAT" w:date="2019-07-20T15:05:00Z">
        <w:r w:rsidRPr="00FC7327">
          <w:rPr>
            <w:rFonts w:ascii="Lucida Console" w:hAnsi="Lucida Console" w:cs="Lucida Console"/>
            <w:sz w:val="18"/>
            <w:szCs w:val="18"/>
          </w:rPr>
          <w:t>:first foreach ($grp in $b)</w:t>
        </w:r>
      </w:ins>
    </w:p>
    <w:p w14:paraId="04243DC7" w14:textId="77777777" w:rsidR="00FC7327" w:rsidRPr="00FC7327" w:rsidRDefault="00FC7327" w:rsidP="00FC7327">
      <w:pPr>
        <w:shd w:val="clear" w:color="auto" w:fill="FFFFFF"/>
        <w:autoSpaceDE w:val="0"/>
        <w:autoSpaceDN w:val="0"/>
        <w:adjustRightInd w:val="0"/>
        <w:spacing w:after="0" w:line="240" w:lineRule="auto"/>
        <w:rPr>
          <w:ins w:id="191" w:author="UAT" w:date="2019-07-20T15:05:00Z"/>
          <w:rFonts w:ascii="Lucida Console" w:hAnsi="Lucida Console" w:cs="Lucida Console"/>
          <w:sz w:val="18"/>
          <w:szCs w:val="18"/>
        </w:rPr>
      </w:pPr>
      <w:ins w:id="192" w:author="UAT" w:date="2019-07-20T15:05:00Z">
        <w:r w:rsidRPr="00FC7327">
          <w:rPr>
            <w:rFonts w:ascii="Lucida Console" w:hAnsi="Lucida Console" w:cs="Lucida Console"/>
            <w:sz w:val="18"/>
            <w:szCs w:val="18"/>
          </w:rPr>
          <w:t>{</w:t>
        </w:r>
      </w:ins>
    </w:p>
    <w:p w14:paraId="7D62A446" w14:textId="77777777" w:rsidR="00FC7327" w:rsidRPr="00FC7327" w:rsidRDefault="00FC7327" w:rsidP="00FC7327">
      <w:pPr>
        <w:shd w:val="clear" w:color="auto" w:fill="FFFFFF"/>
        <w:autoSpaceDE w:val="0"/>
        <w:autoSpaceDN w:val="0"/>
        <w:adjustRightInd w:val="0"/>
        <w:spacing w:after="0" w:line="240" w:lineRule="auto"/>
        <w:rPr>
          <w:ins w:id="193" w:author="UAT" w:date="2019-07-20T15:05:00Z"/>
          <w:rFonts w:ascii="Lucida Console" w:hAnsi="Lucida Console" w:cs="Lucida Console"/>
          <w:sz w:val="18"/>
          <w:szCs w:val="18"/>
        </w:rPr>
      </w:pPr>
    </w:p>
    <w:p w14:paraId="4C451F58" w14:textId="77777777" w:rsidR="00FC7327" w:rsidRPr="00FC7327" w:rsidRDefault="00FC7327" w:rsidP="00FC7327">
      <w:pPr>
        <w:shd w:val="clear" w:color="auto" w:fill="FFFFFF"/>
        <w:autoSpaceDE w:val="0"/>
        <w:autoSpaceDN w:val="0"/>
        <w:adjustRightInd w:val="0"/>
        <w:spacing w:after="0" w:line="240" w:lineRule="auto"/>
        <w:rPr>
          <w:ins w:id="194" w:author="UAT" w:date="2019-07-20T15:05:00Z"/>
          <w:rFonts w:ascii="Lucida Console" w:hAnsi="Lucida Console" w:cs="Lucida Console"/>
          <w:sz w:val="18"/>
          <w:szCs w:val="18"/>
        </w:rPr>
      </w:pPr>
      <w:ins w:id="195" w:author="UAT" w:date="2019-07-20T15:05:00Z">
        <w:r w:rsidRPr="00FC7327">
          <w:rPr>
            <w:rFonts w:ascii="Lucida Console" w:hAnsi="Lucida Console" w:cs="Lucida Console"/>
            <w:sz w:val="18"/>
            <w:szCs w:val="18"/>
          </w:rPr>
          <w:t>if ($grp.SideIndicator -eq "=&gt;") {</w:t>
        </w:r>
      </w:ins>
    </w:p>
    <w:p w14:paraId="12D04E02" w14:textId="77777777" w:rsidR="00FC7327" w:rsidRPr="00FC7327" w:rsidRDefault="00FC7327" w:rsidP="00FC7327">
      <w:pPr>
        <w:shd w:val="clear" w:color="auto" w:fill="FFFFFF"/>
        <w:autoSpaceDE w:val="0"/>
        <w:autoSpaceDN w:val="0"/>
        <w:adjustRightInd w:val="0"/>
        <w:spacing w:after="0" w:line="240" w:lineRule="auto"/>
        <w:rPr>
          <w:ins w:id="196" w:author="UAT" w:date="2019-07-20T15:05:00Z"/>
          <w:rFonts w:ascii="Lucida Console" w:hAnsi="Lucida Console" w:cs="Lucida Console"/>
          <w:sz w:val="18"/>
          <w:szCs w:val="18"/>
        </w:rPr>
      </w:pPr>
    </w:p>
    <w:p w14:paraId="5C4D70CD" w14:textId="77777777" w:rsidR="00FC7327" w:rsidRPr="00FC7327" w:rsidRDefault="00FC7327" w:rsidP="00FC7327">
      <w:pPr>
        <w:shd w:val="clear" w:color="auto" w:fill="FFFFFF"/>
        <w:autoSpaceDE w:val="0"/>
        <w:autoSpaceDN w:val="0"/>
        <w:adjustRightInd w:val="0"/>
        <w:spacing w:after="0" w:line="240" w:lineRule="auto"/>
        <w:rPr>
          <w:ins w:id="197" w:author="UAT" w:date="2019-07-20T15:05:00Z"/>
          <w:rFonts w:ascii="Lucida Console" w:hAnsi="Lucida Console" w:cs="Lucida Console"/>
          <w:sz w:val="18"/>
          <w:szCs w:val="18"/>
        </w:rPr>
      </w:pPr>
      <w:ins w:id="198" w:author="UAT" w:date="2019-07-20T15:05:00Z">
        <w:r w:rsidRPr="00FC7327">
          <w:rPr>
            <w:rFonts w:ascii="Lucida Console" w:hAnsi="Lucida Console" w:cs="Lucida Console"/>
            <w:sz w:val="18"/>
            <w:szCs w:val="18"/>
          </w:rPr>
          <w:t>$counter++</w:t>
        </w:r>
      </w:ins>
    </w:p>
    <w:p w14:paraId="21ED4CA7" w14:textId="77777777" w:rsidR="00FC7327" w:rsidRPr="00FC7327" w:rsidRDefault="00FC7327" w:rsidP="00FC7327">
      <w:pPr>
        <w:shd w:val="clear" w:color="auto" w:fill="FFFFFF"/>
        <w:autoSpaceDE w:val="0"/>
        <w:autoSpaceDN w:val="0"/>
        <w:adjustRightInd w:val="0"/>
        <w:spacing w:after="0" w:line="240" w:lineRule="auto"/>
        <w:rPr>
          <w:ins w:id="199" w:author="UAT" w:date="2019-07-20T15:05:00Z"/>
          <w:rFonts w:ascii="Lucida Console" w:hAnsi="Lucida Console" w:cs="Lucida Console"/>
          <w:sz w:val="18"/>
          <w:szCs w:val="18"/>
        </w:rPr>
      </w:pPr>
      <w:ins w:id="200" w:author="UAT" w:date="2019-07-20T15:05:00Z">
        <w:r w:rsidRPr="00FC7327">
          <w:rPr>
            <w:rFonts w:ascii="Lucida Console" w:hAnsi="Lucida Console" w:cs="Lucida Console"/>
            <w:sz w:val="18"/>
            <w:szCs w:val="18"/>
          </w:rPr>
          <w:t xml:space="preserve">} </w:t>
        </w:r>
      </w:ins>
    </w:p>
    <w:p w14:paraId="27A276E4" w14:textId="77777777" w:rsidR="00FC7327" w:rsidRPr="00FC7327" w:rsidRDefault="00FC7327" w:rsidP="00FC7327">
      <w:pPr>
        <w:shd w:val="clear" w:color="auto" w:fill="FFFFFF"/>
        <w:autoSpaceDE w:val="0"/>
        <w:autoSpaceDN w:val="0"/>
        <w:adjustRightInd w:val="0"/>
        <w:spacing w:after="0" w:line="240" w:lineRule="auto"/>
        <w:rPr>
          <w:ins w:id="201" w:author="UAT" w:date="2019-07-20T15:05:00Z"/>
          <w:rFonts w:ascii="Lucida Console" w:hAnsi="Lucida Console" w:cs="Lucida Console"/>
          <w:sz w:val="18"/>
          <w:szCs w:val="18"/>
        </w:rPr>
      </w:pPr>
    </w:p>
    <w:p w14:paraId="1EB7C29A" w14:textId="77777777" w:rsidR="00FC7327" w:rsidRPr="00FC7327" w:rsidRDefault="00FC7327" w:rsidP="00FC7327">
      <w:pPr>
        <w:shd w:val="clear" w:color="auto" w:fill="FFFFFF"/>
        <w:autoSpaceDE w:val="0"/>
        <w:autoSpaceDN w:val="0"/>
        <w:adjustRightInd w:val="0"/>
        <w:spacing w:after="0" w:line="240" w:lineRule="auto"/>
        <w:rPr>
          <w:ins w:id="202" w:author="UAT" w:date="2019-07-20T15:05:00Z"/>
          <w:rFonts w:ascii="Lucida Console" w:hAnsi="Lucida Console" w:cs="Lucida Console"/>
          <w:sz w:val="18"/>
          <w:szCs w:val="18"/>
        </w:rPr>
      </w:pPr>
      <w:ins w:id="203" w:author="UAT" w:date="2019-07-20T15:05:00Z">
        <w:r w:rsidRPr="00FC7327">
          <w:rPr>
            <w:rFonts w:ascii="Lucida Console" w:hAnsi="Lucida Console" w:cs="Lucida Console"/>
            <w:sz w:val="18"/>
            <w:szCs w:val="18"/>
          </w:rPr>
          <w:t>else</w:t>
        </w:r>
      </w:ins>
    </w:p>
    <w:p w14:paraId="0AB14326" w14:textId="77777777" w:rsidR="00FC7327" w:rsidRPr="00FC7327" w:rsidRDefault="00FC7327" w:rsidP="00FC7327">
      <w:pPr>
        <w:shd w:val="clear" w:color="auto" w:fill="FFFFFF"/>
        <w:autoSpaceDE w:val="0"/>
        <w:autoSpaceDN w:val="0"/>
        <w:adjustRightInd w:val="0"/>
        <w:spacing w:after="0" w:line="240" w:lineRule="auto"/>
        <w:rPr>
          <w:ins w:id="204" w:author="UAT" w:date="2019-07-20T15:05:00Z"/>
          <w:rFonts w:ascii="Lucida Console" w:hAnsi="Lucida Console" w:cs="Lucida Console"/>
          <w:sz w:val="18"/>
          <w:szCs w:val="18"/>
        </w:rPr>
      </w:pPr>
      <w:ins w:id="205" w:author="UAT" w:date="2019-07-20T15:05:00Z">
        <w:r w:rsidRPr="00FC7327">
          <w:rPr>
            <w:rFonts w:ascii="Lucida Console" w:hAnsi="Lucida Console" w:cs="Lucida Console"/>
            <w:sz w:val="18"/>
            <w:szCs w:val="18"/>
          </w:rPr>
          <w:t>{</w:t>
        </w:r>
      </w:ins>
    </w:p>
    <w:p w14:paraId="4D69BAEE" w14:textId="77777777" w:rsidR="00FC7327" w:rsidRPr="00FC7327" w:rsidRDefault="00FC7327" w:rsidP="00FC7327">
      <w:pPr>
        <w:shd w:val="clear" w:color="auto" w:fill="FFFFFF"/>
        <w:autoSpaceDE w:val="0"/>
        <w:autoSpaceDN w:val="0"/>
        <w:adjustRightInd w:val="0"/>
        <w:spacing w:after="0" w:line="240" w:lineRule="auto"/>
        <w:rPr>
          <w:ins w:id="206" w:author="UAT" w:date="2019-07-20T15:05:00Z"/>
          <w:rFonts w:ascii="Lucida Console" w:hAnsi="Lucida Console" w:cs="Lucida Console"/>
          <w:sz w:val="18"/>
          <w:szCs w:val="18"/>
        </w:rPr>
      </w:pPr>
      <w:ins w:id="207" w:author="UAT" w:date="2019-07-20T15:05:00Z">
        <w:r w:rsidRPr="00FC7327">
          <w:rPr>
            <w:rFonts w:ascii="Lucida Console" w:hAnsi="Lucida Console" w:cs="Lucida Console"/>
            <w:sz w:val="18"/>
            <w:szCs w:val="18"/>
          </w:rPr>
          <w:t>$grp</w:t>
        </w:r>
      </w:ins>
    </w:p>
    <w:p w14:paraId="6C352A27" w14:textId="77777777" w:rsidR="00FC7327" w:rsidRPr="00FC7327" w:rsidRDefault="00FC7327" w:rsidP="00FC7327">
      <w:pPr>
        <w:shd w:val="clear" w:color="auto" w:fill="FFFFFF"/>
        <w:autoSpaceDE w:val="0"/>
        <w:autoSpaceDN w:val="0"/>
        <w:adjustRightInd w:val="0"/>
        <w:spacing w:after="0" w:line="240" w:lineRule="auto"/>
        <w:rPr>
          <w:ins w:id="208" w:author="UAT" w:date="2019-07-20T15:05:00Z"/>
          <w:rFonts w:ascii="Lucida Console" w:hAnsi="Lucida Console" w:cs="Lucida Console"/>
          <w:sz w:val="18"/>
          <w:szCs w:val="18"/>
        </w:rPr>
      </w:pPr>
      <w:ins w:id="209" w:author="UAT" w:date="2019-07-20T15:05:00Z">
        <w:r w:rsidRPr="00FC7327">
          <w:rPr>
            <w:rFonts w:ascii="Lucida Console" w:hAnsi="Lucida Console" w:cs="Lucida Console"/>
            <w:sz w:val="18"/>
            <w:szCs w:val="18"/>
          </w:rPr>
          <w:t>$MessageboxTitle = “WARNING:Your PC is not Compliant”</w:t>
        </w:r>
      </w:ins>
    </w:p>
    <w:p w14:paraId="4E9F175F" w14:textId="77777777" w:rsidR="00FC7327" w:rsidRPr="00FC7327" w:rsidRDefault="00FC7327" w:rsidP="00FC7327">
      <w:pPr>
        <w:shd w:val="clear" w:color="auto" w:fill="FFFFFF"/>
        <w:autoSpaceDE w:val="0"/>
        <w:autoSpaceDN w:val="0"/>
        <w:adjustRightInd w:val="0"/>
        <w:spacing w:after="0" w:line="240" w:lineRule="auto"/>
        <w:rPr>
          <w:ins w:id="210" w:author="UAT" w:date="2019-07-20T15:05:00Z"/>
          <w:rFonts w:ascii="Lucida Console" w:hAnsi="Lucida Console" w:cs="Lucida Console"/>
          <w:sz w:val="18"/>
          <w:szCs w:val="18"/>
        </w:rPr>
      </w:pPr>
      <w:ins w:id="211" w:author="UAT" w:date="2019-07-20T15:05:00Z">
        <w:r w:rsidRPr="00FC7327">
          <w:rPr>
            <w:rFonts w:ascii="Lucida Console" w:hAnsi="Lucida Console" w:cs="Lucida Console"/>
            <w:sz w:val="18"/>
            <w:szCs w:val="18"/>
          </w:rPr>
          <w:t>$Messageboxbody = “Please Contact GIC HelpDekp : Service StartType Error ”</w:t>
        </w:r>
      </w:ins>
    </w:p>
    <w:p w14:paraId="4850856E" w14:textId="77777777" w:rsidR="00FC7327" w:rsidRPr="00FC7327" w:rsidRDefault="00FC7327" w:rsidP="00FC7327">
      <w:pPr>
        <w:shd w:val="clear" w:color="auto" w:fill="FFFFFF"/>
        <w:autoSpaceDE w:val="0"/>
        <w:autoSpaceDN w:val="0"/>
        <w:adjustRightInd w:val="0"/>
        <w:spacing w:after="0" w:line="240" w:lineRule="auto"/>
        <w:rPr>
          <w:ins w:id="212" w:author="UAT" w:date="2019-07-20T15:05:00Z"/>
          <w:rFonts w:ascii="Lucida Console" w:hAnsi="Lucida Console" w:cs="Lucida Console"/>
          <w:sz w:val="18"/>
          <w:szCs w:val="18"/>
        </w:rPr>
      </w:pPr>
      <w:ins w:id="213" w:author="UAT" w:date="2019-07-20T15:05:00Z">
        <w:r w:rsidRPr="00FC7327">
          <w:rPr>
            <w:rFonts w:ascii="Lucida Console" w:hAnsi="Lucida Console" w:cs="Lucida Console"/>
            <w:sz w:val="18"/>
            <w:szCs w:val="18"/>
          </w:rPr>
          <w:t>[System.Windows.MessageBox]::Show($MessageboxTitle,$Messageboxbody,'Ok','Error')</w:t>
        </w:r>
      </w:ins>
    </w:p>
    <w:p w14:paraId="541BB8B5" w14:textId="77777777" w:rsidR="00FC7327" w:rsidRPr="00FC7327" w:rsidRDefault="00FC7327" w:rsidP="00FC7327">
      <w:pPr>
        <w:shd w:val="clear" w:color="auto" w:fill="FFFFFF"/>
        <w:autoSpaceDE w:val="0"/>
        <w:autoSpaceDN w:val="0"/>
        <w:adjustRightInd w:val="0"/>
        <w:spacing w:after="0" w:line="240" w:lineRule="auto"/>
        <w:rPr>
          <w:ins w:id="214" w:author="UAT" w:date="2019-07-20T15:05:00Z"/>
          <w:rFonts w:ascii="Lucida Console" w:hAnsi="Lucida Console" w:cs="Lucida Console"/>
          <w:sz w:val="18"/>
          <w:szCs w:val="18"/>
        </w:rPr>
      </w:pPr>
    </w:p>
    <w:p w14:paraId="4689D93C" w14:textId="77777777" w:rsidR="00FC7327" w:rsidRPr="00FC7327" w:rsidRDefault="00FC7327" w:rsidP="00FC7327">
      <w:pPr>
        <w:shd w:val="clear" w:color="auto" w:fill="FFFFFF"/>
        <w:autoSpaceDE w:val="0"/>
        <w:autoSpaceDN w:val="0"/>
        <w:adjustRightInd w:val="0"/>
        <w:spacing w:after="0" w:line="240" w:lineRule="auto"/>
        <w:rPr>
          <w:ins w:id="215" w:author="UAT" w:date="2019-07-20T15:05:00Z"/>
          <w:rFonts w:ascii="Lucida Console" w:hAnsi="Lucida Console" w:cs="Lucida Console"/>
          <w:sz w:val="18"/>
          <w:szCs w:val="18"/>
        </w:rPr>
      </w:pPr>
      <w:ins w:id="216" w:author="UAT" w:date="2019-07-20T15:05:00Z">
        <w:r w:rsidRPr="00FC7327">
          <w:rPr>
            <w:rFonts w:ascii="Lucida Console" w:hAnsi="Lucida Console" w:cs="Lucida Console"/>
            <w:sz w:val="18"/>
            <w:szCs w:val="18"/>
          </w:rPr>
          <w:t>break :another</w:t>
        </w:r>
      </w:ins>
    </w:p>
    <w:p w14:paraId="315FB8B3" w14:textId="77777777" w:rsidR="00FC7327" w:rsidRPr="00FC7327" w:rsidRDefault="00FC7327" w:rsidP="00FC7327">
      <w:pPr>
        <w:shd w:val="clear" w:color="auto" w:fill="FFFFFF"/>
        <w:autoSpaceDE w:val="0"/>
        <w:autoSpaceDN w:val="0"/>
        <w:adjustRightInd w:val="0"/>
        <w:spacing w:after="0" w:line="240" w:lineRule="auto"/>
        <w:rPr>
          <w:ins w:id="217" w:author="UAT" w:date="2019-07-20T15:05:00Z"/>
          <w:rFonts w:ascii="Lucida Console" w:hAnsi="Lucida Console" w:cs="Lucida Console"/>
          <w:sz w:val="18"/>
          <w:szCs w:val="18"/>
        </w:rPr>
      </w:pPr>
      <w:ins w:id="218" w:author="UAT" w:date="2019-07-20T15:05:00Z">
        <w:r w:rsidRPr="00FC7327">
          <w:rPr>
            <w:rFonts w:ascii="Lucida Console" w:hAnsi="Lucida Console" w:cs="Lucida Console"/>
            <w:sz w:val="18"/>
            <w:szCs w:val="18"/>
          </w:rPr>
          <w:t>}</w:t>
        </w:r>
      </w:ins>
    </w:p>
    <w:p w14:paraId="49D47758" w14:textId="294A04F9" w:rsidR="00FD3AF5" w:rsidRDefault="00FD3AF5" w:rsidP="00FC7327">
      <w:pPr>
        <w:shd w:val="clear" w:color="auto" w:fill="FFFFFF"/>
        <w:autoSpaceDE w:val="0"/>
        <w:autoSpaceDN w:val="0"/>
        <w:adjustRightInd w:val="0"/>
        <w:spacing w:after="0" w:line="240" w:lineRule="auto"/>
        <w:rPr>
          <w:rFonts w:ascii="Lucida Console" w:hAnsi="Lucida Console" w:cs="Lucida Console"/>
          <w:sz w:val="18"/>
          <w:szCs w:val="18"/>
        </w:rPr>
      </w:pPr>
    </w:p>
    <w:p w14:paraId="76F335BF" w14:textId="77777777" w:rsidR="00C41F68" w:rsidRPr="00FD3AF5" w:rsidRDefault="008A5A95" w:rsidP="00184E47">
      <w:pPr>
        <w:pStyle w:val="Heading3"/>
        <w:numPr>
          <w:ilvl w:val="1"/>
          <w:numId w:val="5"/>
        </w:numPr>
        <w:rPr>
          <w:rStyle w:val="IntenseReference"/>
        </w:rPr>
      </w:pPr>
      <w:bookmarkStart w:id="219" w:name="_Toc14501849"/>
      <w:r>
        <w:rPr>
          <w:rStyle w:val="IntenseReference"/>
        </w:rPr>
        <w:lastRenderedPageBreak/>
        <w:t xml:space="preserve">Posture for </w:t>
      </w:r>
      <w:r w:rsidR="00C41F68" w:rsidRPr="00FD3AF5">
        <w:rPr>
          <w:rStyle w:val="IntenseReference"/>
        </w:rPr>
        <w:t>Ant-Virus</w:t>
      </w:r>
      <w:bookmarkEnd w:id="219"/>
      <w:r w:rsidR="00C41F68" w:rsidRPr="00FD3AF5">
        <w:rPr>
          <w:rStyle w:val="IntenseReference"/>
        </w:rPr>
        <w:t xml:space="preserve"> </w:t>
      </w:r>
    </w:p>
    <w:p w14:paraId="6B61C4DD" w14:textId="100D3511" w:rsidR="00FD3AF5" w:rsidRDefault="00FD3AF5" w:rsidP="00FD3AF5">
      <w:pPr>
        <w:spacing w:after="6" w:line="251" w:lineRule="auto"/>
        <w:ind w:left="-5" w:right="790"/>
        <w:rPr>
          <w:ins w:id="220" w:author="UAT" w:date="2019-07-20T15:05:00Z"/>
          <w:rFonts w:ascii="Segoe UI" w:eastAsia="Segoe UI" w:hAnsi="Segoe UI" w:cs="Segoe UI"/>
          <w:color w:val="2A2A2A"/>
          <w:sz w:val="20"/>
        </w:rPr>
      </w:pPr>
      <w:r w:rsidRPr="00FD3AF5">
        <w:rPr>
          <w:rFonts w:ascii="Segoe UI" w:eastAsia="Segoe UI" w:hAnsi="Segoe UI" w:cs="Segoe UI"/>
          <w:color w:val="2A2A2A"/>
          <w:sz w:val="20"/>
        </w:rPr>
        <w:t xml:space="preserve">Operating system Image will </w:t>
      </w:r>
      <w:r w:rsidR="002043E9">
        <w:rPr>
          <w:rFonts w:ascii="Segoe UI" w:eastAsia="Segoe UI" w:hAnsi="Segoe UI" w:cs="Segoe UI"/>
          <w:color w:val="2A2A2A"/>
          <w:sz w:val="20"/>
        </w:rPr>
        <w:t xml:space="preserve">be </w:t>
      </w:r>
      <w:r w:rsidR="002043E9" w:rsidRPr="00FD3AF5">
        <w:rPr>
          <w:rFonts w:ascii="Segoe UI" w:eastAsia="Segoe UI" w:hAnsi="Segoe UI" w:cs="Segoe UI"/>
          <w:color w:val="2A2A2A"/>
          <w:sz w:val="20"/>
        </w:rPr>
        <w:t>deploy</w:t>
      </w:r>
      <w:r w:rsidR="002043E9">
        <w:rPr>
          <w:rFonts w:ascii="Segoe UI" w:eastAsia="Segoe UI" w:hAnsi="Segoe UI" w:cs="Segoe UI"/>
          <w:color w:val="2A2A2A"/>
          <w:sz w:val="20"/>
        </w:rPr>
        <w:t>ed on</w:t>
      </w:r>
      <w:r w:rsidRPr="00FD3AF5">
        <w:rPr>
          <w:rFonts w:ascii="Segoe UI" w:eastAsia="Segoe UI" w:hAnsi="Segoe UI" w:cs="Segoe UI"/>
          <w:color w:val="2A2A2A"/>
          <w:sz w:val="20"/>
        </w:rPr>
        <w:t xml:space="preserve"> all the Enterprise </w:t>
      </w:r>
      <w:r w:rsidR="002043E9" w:rsidRPr="00FD3AF5">
        <w:rPr>
          <w:rFonts w:ascii="Segoe UI" w:eastAsia="Segoe UI" w:hAnsi="Segoe UI" w:cs="Segoe UI"/>
          <w:color w:val="2A2A2A"/>
          <w:sz w:val="20"/>
        </w:rPr>
        <w:t>Client</w:t>
      </w:r>
      <w:r w:rsidR="002043E9">
        <w:rPr>
          <w:rFonts w:ascii="Segoe UI" w:eastAsia="Segoe UI" w:hAnsi="Segoe UI" w:cs="Segoe UI"/>
          <w:color w:val="2A2A2A"/>
          <w:sz w:val="20"/>
        </w:rPr>
        <w:t>s</w:t>
      </w:r>
      <w:r w:rsidRPr="00FD3AF5">
        <w:rPr>
          <w:rFonts w:ascii="Segoe UI" w:eastAsia="Segoe UI" w:hAnsi="Segoe UI" w:cs="Segoe UI"/>
          <w:color w:val="2A2A2A"/>
          <w:sz w:val="20"/>
        </w:rPr>
        <w:t xml:space="preserve"> of GIC. This Image will include the posture of </w:t>
      </w:r>
      <w:r>
        <w:rPr>
          <w:rFonts w:ascii="Segoe UI" w:eastAsia="Segoe UI" w:hAnsi="Segoe UI" w:cs="Segoe UI"/>
          <w:color w:val="2A2A2A"/>
          <w:sz w:val="20"/>
        </w:rPr>
        <w:t xml:space="preserve">Anti-Virus </w:t>
      </w:r>
      <w:r w:rsidRPr="00FD3AF5">
        <w:rPr>
          <w:rFonts w:ascii="Segoe UI" w:eastAsia="Segoe UI" w:hAnsi="Segoe UI" w:cs="Segoe UI"/>
          <w:color w:val="2A2A2A"/>
          <w:sz w:val="20"/>
        </w:rPr>
        <w:t xml:space="preserve">installed and Its State. Image based Posture will be validated against reference image with existing </w:t>
      </w:r>
      <w:r w:rsidR="00A33403">
        <w:rPr>
          <w:rFonts w:ascii="Segoe UI" w:eastAsia="Segoe UI" w:hAnsi="Segoe UI" w:cs="Segoe UI"/>
          <w:color w:val="2A2A2A"/>
          <w:sz w:val="20"/>
        </w:rPr>
        <w:t>Anti-Virus</w:t>
      </w:r>
      <w:r w:rsidRPr="00FD3AF5">
        <w:rPr>
          <w:rFonts w:ascii="Segoe UI" w:eastAsia="Segoe UI" w:hAnsi="Segoe UI" w:cs="Segoe UI"/>
          <w:color w:val="2A2A2A"/>
          <w:sz w:val="20"/>
        </w:rPr>
        <w:t xml:space="preserve"> install on client using following PowerShell start script.</w:t>
      </w:r>
    </w:p>
    <w:p w14:paraId="65B98A04" w14:textId="77777777" w:rsidR="00FC7327" w:rsidRDefault="00FC7327" w:rsidP="00FD3AF5">
      <w:pPr>
        <w:spacing w:after="6" w:line="251" w:lineRule="auto"/>
        <w:ind w:left="-5" w:right="790"/>
        <w:rPr>
          <w:rFonts w:ascii="Segoe UI" w:eastAsia="Segoe UI" w:hAnsi="Segoe UI" w:cs="Segoe UI"/>
          <w:color w:val="2A2A2A"/>
          <w:sz w:val="20"/>
        </w:rPr>
      </w:pPr>
    </w:p>
    <w:p w14:paraId="4A3F30B9" w14:textId="77777777" w:rsidR="00FC7327" w:rsidRDefault="00FC7327" w:rsidP="00FC7327">
      <w:pPr>
        <w:shd w:val="clear" w:color="auto" w:fill="FFFFFF"/>
        <w:autoSpaceDE w:val="0"/>
        <w:autoSpaceDN w:val="0"/>
        <w:adjustRightInd w:val="0"/>
        <w:spacing w:after="0" w:line="240" w:lineRule="auto"/>
        <w:rPr>
          <w:ins w:id="221" w:author="UAT" w:date="2019-07-20T15:05:00Z"/>
          <w:rFonts w:ascii="Lucida Console" w:hAnsi="Lucida Console" w:cs="Lucida Console"/>
          <w:sz w:val="18"/>
          <w:szCs w:val="18"/>
        </w:rPr>
      </w:pPr>
      <w:ins w:id="222" w:author="UAT" w:date="2019-07-20T15:05:00Z">
        <w:r>
          <w:rPr>
            <w:rFonts w:ascii="Lucida Console" w:hAnsi="Lucida Console" w:cs="Lucida Console"/>
            <w:color w:val="006400"/>
            <w:sz w:val="18"/>
            <w:szCs w:val="18"/>
          </w:rPr>
          <w:t># Antivirus Build  Posture Check</w:t>
        </w:r>
      </w:ins>
    </w:p>
    <w:p w14:paraId="753D0ECF" w14:textId="77777777" w:rsidR="00FC7327" w:rsidRDefault="00FC7327" w:rsidP="00FC7327">
      <w:pPr>
        <w:shd w:val="clear" w:color="auto" w:fill="FFFFFF"/>
        <w:autoSpaceDE w:val="0"/>
        <w:autoSpaceDN w:val="0"/>
        <w:adjustRightInd w:val="0"/>
        <w:spacing w:after="0" w:line="240" w:lineRule="auto"/>
        <w:rPr>
          <w:ins w:id="223" w:author="UAT" w:date="2019-07-20T15:05:00Z"/>
          <w:rFonts w:ascii="Lucida Console" w:hAnsi="Lucida Console" w:cs="Lucida Console"/>
          <w:sz w:val="18"/>
          <w:szCs w:val="18"/>
        </w:rPr>
      </w:pPr>
      <w:ins w:id="224" w:author="UAT" w:date="2019-07-20T15:05:00Z">
        <w:r>
          <w:rPr>
            <w:rFonts w:ascii="Lucida Console" w:hAnsi="Lucida Console" w:cs="Lucida Console"/>
            <w:color w:val="0000FF"/>
            <w:sz w:val="18"/>
            <w:szCs w:val="18"/>
          </w:rPr>
          <w:t>Remove-Item</w:t>
        </w:r>
        <w:r>
          <w:rPr>
            <w:rFonts w:ascii="Lucida Console" w:hAnsi="Lucida Console" w:cs="Lucida Console"/>
            <w:sz w:val="18"/>
            <w:szCs w:val="18"/>
          </w:rPr>
          <w:t xml:space="preserve"> </w:t>
        </w:r>
        <w:r>
          <w:rPr>
            <w:rFonts w:ascii="Lucida Console" w:hAnsi="Lucida Console" w:cs="Lucida Console"/>
            <w:color w:val="8B0000"/>
            <w:sz w:val="18"/>
            <w:szCs w:val="18"/>
          </w:rPr>
          <w:t>"c:\PS\AVlocal.txt"</w:t>
        </w:r>
      </w:ins>
    </w:p>
    <w:p w14:paraId="426E00BA" w14:textId="77777777" w:rsidR="00FC7327" w:rsidRDefault="00FC7327" w:rsidP="00FC7327">
      <w:pPr>
        <w:shd w:val="clear" w:color="auto" w:fill="FFFFFF"/>
        <w:autoSpaceDE w:val="0"/>
        <w:autoSpaceDN w:val="0"/>
        <w:adjustRightInd w:val="0"/>
        <w:spacing w:after="0" w:line="240" w:lineRule="auto"/>
        <w:rPr>
          <w:ins w:id="225" w:author="UAT" w:date="2019-07-20T15:05:00Z"/>
          <w:rFonts w:ascii="Lucida Console" w:hAnsi="Lucida Console" w:cs="Lucida Console"/>
          <w:sz w:val="18"/>
          <w:szCs w:val="18"/>
        </w:rPr>
      </w:pPr>
      <w:ins w:id="226" w:author="UAT" w:date="2019-07-20T15:05:00Z">
        <w:r>
          <w:rPr>
            <w:rFonts w:ascii="Lucida Console" w:hAnsi="Lucida Console" w:cs="Lucida Console"/>
            <w:color w:val="0000FF"/>
            <w:sz w:val="18"/>
            <w:szCs w:val="18"/>
          </w:rPr>
          <w:t>WMIC</w:t>
        </w:r>
        <w:r>
          <w:rPr>
            <w:rFonts w:ascii="Lucida Console" w:hAnsi="Lucida Console" w:cs="Lucida Console"/>
            <w:sz w:val="18"/>
            <w:szCs w:val="18"/>
          </w:rPr>
          <w:t xml:space="preserve"> </w:t>
        </w:r>
        <w:r>
          <w:rPr>
            <w:rFonts w:ascii="Lucida Console" w:hAnsi="Lucida Console" w:cs="Lucida Console"/>
            <w:color w:val="8A2BE2"/>
            <w:sz w:val="18"/>
            <w:szCs w:val="18"/>
          </w:rPr>
          <w:t>/Node:localhost</w:t>
        </w:r>
        <w:r>
          <w:rPr>
            <w:rFonts w:ascii="Lucida Console" w:hAnsi="Lucida Console" w:cs="Lucida Console"/>
            <w:sz w:val="18"/>
            <w:szCs w:val="18"/>
          </w:rPr>
          <w:t xml:space="preserve"> </w:t>
        </w:r>
        <w:r>
          <w:rPr>
            <w:rFonts w:ascii="Lucida Console" w:hAnsi="Lucida Console" w:cs="Lucida Console"/>
            <w:color w:val="8A2BE2"/>
            <w:sz w:val="18"/>
            <w:szCs w:val="18"/>
          </w:rPr>
          <w:t>/Namespace:\\root\SecurityCenter2</w:t>
        </w:r>
        <w:r>
          <w:rPr>
            <w:rFonts w:ascii="Lucida Console" w:hAnsi="Lucida Console" w:cs="Lucida Console"/>
            <w:sz w:val="18"/>
            <w:szCs w:val="18"/>
          </w:rPr>
          <w:t xml:space="preserve"> </w:t>
        </w:r>
        <w:r>
          <w:rPr>
            <w:rFonts w:ascii="Lucida Console" w:hAnsi="Lucida Console" w:cs="Lucida Console"/>
            <w:color w:val="8A2BE2"/>
            <w:sz w:val="18"/>
            <w:szCs w:val="18"/>
          </w:rPr>
          <w:t>Path</w:t>
        </w:r>
        <w:r>
          <w:rPr>
            <w:rFonts w:ascii="Lucida Console" w:hAnsi="Lucida Console" w:cs="Lucida Console"/>
            <w:sz w:val="18"/>
            <w:szCs w:val="18"/>
          </w:rPr>
          <w:t xml:space="preserve"> </w:t>
        </w:r>
        <w:r>
          <w:rPr>
            <w:rFonts w:ascii="Lucida Console" w:hAnsi="Lucida Console" w:cs="Lucida Console"/>
            <w:color w:val="8A2BE2"/>
            <w:sz w:val="18"/>
            <w:szCs w:val="18"/>
          </w:rPr>
          <w:t>AntiVirusProduct</w:t>
        </w:r>
        <w:r>
          <w:rPr>
            <w:rFonts w:ascii="Lucida Console" w:hAnsi="Lucida Console" w:cs="Lucida Console"/>
            <w:sz w:val="18"/>
            <w:szCs w:val="18"/>
          </w:rPr>
          <w:t xml:space="preserve"> </w:t>
        </w:r>
        <w:r>
          <w:rPr>
            <w:rFonts w:ascii="Lucida Console" w:hAnsi="Lucida Console" w:cs="Lucida Console"/>
            <w:color w:val="8A2BE2"/>
            <w:sz w:val="18"/>
            <w:szCs w:val="18"/>
          </w:rPr>
          <w:t>Get</w:t>
        </w:r>
        <w:r>
          <w:rPr>
            <w:rFonts w:ascii="Lucida Console" w:hAnsi="Lucida Console" w:cs="Lucida Console"/>
            <w:sz w:val="18"/>
            <w:szCs w:val="18"/>
          </w:rPr>
          <w:t xml:space="preserve"> </w:t>
        </w:r>
        <w:r>
          <w:rPr>
            <w:rFonts w:ascii="Lucida Console" w:hAnsi="Lucida Console" w:cs="Lucida Console"/>
            <w:color w:val="8A2BE2"/>
            <w:sz w:val="18"/>
            <w:szCs w:val="18"/>
          </w:rPr>
          <w:t>displayName</w:t>
        </w:r>
        <w:r>
          <w:rPr>
            <w:rFonts w:ascii="Lucida Console" w:hAnsi="Lucida Console" w:cs="Lucida Console"/>
            <w:sz w:val="18"/>
            <w:szCs w:val="18"/>
          </w:rPr>
          <w:t xml:space="preserve"> </w:t>
        </w:r>
        <w:r>
          <w:rPr>
            <w:rFonts w:ascii="Lucida Console" w:hAnsi="Lucida Console" w:cs="Lucida Console"/>
            <w:color w:val="8A2BE2"/>
            <w:sz w:val="18"/>
            <w:szCs w:val="18"/>
          </w:rPr>
          <w:t>/Format:List</w:t>
        </w:r>
        <w:r>
          <w:rPr>
            <w:rFonts w:ascii="Lucida Console" w:hAnsi="Lucida Console" w:cs="Lucida Console"/>
            <w:sz w:val="18"/>
            <w:szCs w:val="18"/>
          </w:rPr>
          <w:t xml:space="preserve"> </w:t>
        </w:r>
        <w:r>
          <w:rPr>
            <w:rFonts w:ascii="Lucida Console" w:hAnsi="Lucida Console" w:cs="Lucida Console"/>
            <w:color w:val="696969"/>
            <w:sz w:val="18"/>
            <w:szCs w:val="18"/>
          </w:rPr>
          <w:t>&gt;&gt;</w:t>
        </w:r>
        <w:r>
          <w:rPr>
            <w:rFonts w:ascii="Lucida Console" w:hAnsi="Lucida Console" w:cs="Lucida Console"/>
            <w:color w:val="8A2BE2"/>
            <w:sz w:val="18"/>
            <w:szCs w:val="18"/>
          </w:rPr>
          <w:t>C:\PS\AVLocal.txt</w:t>
        </w:r>
      </w:ins>
    </w:p>
    <w:p w14:paraId="111EBE35" w14:textId="77777777" w:rsidR="00FC7327" w:rsidRDefault="00FC7327" w:rsidP="00FC7327">
      <w:pPr>
        <w:shd w:val="clear" w:color="auto" w:fill="FFFFFF"/>
        <w:autoSpaceDE w:val="0"/>
        <w:autoSpaceDN w:val="0"/>
        <w:adjustRightInd w:val="0"/>
        <w:spacing w:after="0" w:line="240" w:lineRule="auto"/>
        <w:rPr>
          <w:ins w:id="227" w:author="UAT" w:date="2019-07-20T15:05:00Z"/>
          <w:rFonts w:ascii="Lucida Console" w:hAnsi="Lucida Console" w:cs="Lucida Console"/>
          <w:sz w:val="18"/>
          <w:szCs w:val="18"/>
        </w:rPr>
      </w:pPr>
      <w:ins w:id="228" w:author="UAT" w:date="2019-07-20T15:05:00Z">
        <w:r>
          <w:rPr>
            <w:rFonts w:ascii="Lucida Console" w:hAnsi="Lucida Console" w:cs="Lucida Console"/>
            <w:color w:val="A82D00"/>
            <w:sz w:val="18"/>
            <w:szCs w:val="18"/>
          </w:rPr>
          <w:t>$e</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Compare-Object</w:t>
        </w:r>
        <w:r>
          <w:rPr>
            <w:rFonts w:ascii="Lucida Console" w:hAnsi="Lucida Console" w:cs="Lucida Console"/>
            <w:sz w:val="18"/>
            <w:szCs w:val="18"/>
          </w:rPr>
          <w:t xml:space="preserve"> </w:t>
        </w:r>
        <w:r>
          <w:rPr>
            <w:rFonts w:ascii="Lucida Console" w:hAnsi="Lucida Console" w:cs="Lucida Console"/>
            <w:color w:val="000080"/>
            <w:sz w:val="18"/>
            <w:szCs w:val="18"/>
          </w:rPr>
          <w:t>-ReferenceObject</w:t>
        </w:r>
        <w:r>
          <w:rPr>
            <w:rFonts w:ascii="Lucida Console" w:hAnsi="Lucida Console" w:cs="Lucida Console"/>
            <w:sz w:val="18"/>
            <w:szCs w:val="18"/>
          </w:rPr>
          <w:t xml:space="preserve"> (</w:t>
        </w:r>
        <w:r>
          <w:rPr>
            <w:rFonts w:ascii="Lucida Console" w:hAnsi="Lucida Console" w:cs="Lucida Console"/>
            <w:color w:val="0000FF"/>
            <w:sz w:val="18"/>
            <w:szCs w:val="18"/>
          </w:rPr>
          <w:t>get-content</w:t>
        </w:r>
        <w:r>
          <w:rPr>
            <w:rFonts w:ascii="Lucida Console" w:hAnsi="Lucida Console" w:cs="Lucida Console"/>
            <w:sz w:val="18"/>
            <w:szCs w:val="18"/>
          </w:rPr>
          <w:t xml:space="preserve"> </w:t>
        </w:r>
        <w:r>
          <w:rPr>
            <w:rFonts w:ascii="Lucida Console" w:hAnsi="Lucida Console" w:cs="Lucida Console"/>
            <w:color w:val="8A2BE2"/>
            <w:sz w:val="18"/>
            <w:szCs w:val="18"/>
          </w:rPr>
          <w:t>C:\PS\AVref.txt</w:t>
        </w:r>
        <w:r>
          <w:rPr>
            <w:rFonts w:ascii="Lucida Console" w:hAnsi="Lucida Console" w:cs="Lucida Console"/>
            <w:sz w:val="18"/>
            <w:szCs w:val="18"/>
          </w:rPr>
          <w:t xml:space="preserve">) </w:t>
        </w:r>
        <w:r>
          <w:rPr>
            <w:rFonts w:ascii="Lucida Console" w:hAnsi="Lucida Console" w:cs="Lucida Console"/>
            <w:color w:val="000080"/>
            <w:sz w:val="18"/>
            <w:szCs w:val="18"/>
          </w:rPr>
          <w:t>-DifferenceObject</w:t>
        </w:r>
        <w:r>
          <w:rPr>
            <w:rFonts w:ascii="Lucida Console" w:hAnsi="Lucida Console" w:cs="Lucida Console"/>
            <w:sz w:val="18"/>
            <w:szCs w:val="18"/>
          </w:rPr>
          <w:t xml:space="preserve"> (</w:t>
        </w:r>
        <w:r>
          <w:rPr>
            <w:rFonts w:ascii="Lucida Console" w:hAnsi="Lucida Console" w:cs="Lucida Console"/>
            <w:color w:val="0000FF"/>
            <w:sz w:val="18"/>
            <w:szCs w:val="18"/>
          </w:rPr>
          <w:t>get-content</w:t>
        </w:r>
        <w:r>
          <w:rPr>
            <w:rFonts w:ascii="Lucida Console" w:hAnsi="Lucida Console" w:cs="Lucida Console"/>
            <w:sz w:val="18"/>
            <w:szCs w:val="18"/>
          </w:rPr>
          <w:t xml:space="preserve"> </w:t>
        </w:r>
        <w:r>
          <w:rPr>
            <w:rFonts w:ascii="Lucida Console" w:hAnsi="Lucida Console" w:cs="Lucida Console"/>
            <w:color w:val="8A2BE2"/>
            <w:sz w:val="18"/>
            <w:szCs w:val="18"/>
          </w:rPr>
          <w:t>C:\PS\AVLocal.txt</w:t>
        </w:r>
        <w:r>
          <w:rPr>
            <w:rFonts w:ascii="Lucida Console" w:hAnsi="Lucida Console" w:cs="Lucida Console"/>
            <w:sz w:val="18"/>
            <w:szCs w:val="18"/>
          </w:rPr>
          <w:t>)</w:t>
        </w:r>
      </w:ins>
    </w:p>
    <w:p w14:paraId="6373BA8A" w14:textId="77777777" w:rsidR="00FC7327" w:rsidRDefault="00FC7327" w:rsidP="00FC7327">
      <w:pPr>
        <w:shd w:val="clear" w:color="auto" w:fill="FFFFFF"/>
        <w:autoSpaceDE w:val="0"/>
        <w:autoSpaceDN w:val="0"/>
        <w:adjustRightInd w:val="0"/>
        <w:spacing w:after="0" w:line="240" w:lineRule="auto"/>
        <w:rPr>
          <w:ins w:id="229" w:author="UAT" w:date="2019-07-20T15:05:00Z"/>
          <w:rFonts w:ascii="Lucida Console" w:hAnsi="Lucida Console" w:cs="Lucida Console"/>
          <w:sz w:val="18"/>
          <w:szCs w:val="18"/>
        </w:rPr>
      </w:pPr>
    </w:p>
    <w:p w14:paraId="69C81E51" w14:textId="77777777" w:rsidR="00FC7327" w:rsidRDefault="00FC7327" w:rsidP="00FC7327">
      <w:pPr>
        <w:shd w:val="clear" w:color="auto" w:fill="FFFFFF"/>
        <w:autoSpaceDE w:val="0"/>
        <w:autoSpaceDN w:val="0"/>
        <w:adjustRightInd w:val="0"/>
        <w:spacing w:after="0" w:line="240" w:lineRule="auto"/>
        <w:rPr>
          <w:ins w:id="230" w:author="UAT" w:date="2019-07-20T15:05:00Z"/>
          <w:rFonts w:ascii="Lucida Console" w:hAnsi="Lucida Console" w:cs="Lucida Console"/>
          <w:sz w:val="18"/>
          <w:szCs w:val="18"/>
        </w:rPr>
      </w:pPr>
      <w:ins w:id="231" w:author="UAT" w:date="2019-07-20T15:05:00Z">
        <w:r>
          <w:rPr>
            <w:rFonts w:ascii="Lucida Console" w:hAnsi="Lucida Console" w:cs="Lucida Console"/>
            <w:color w:val="A82D00"/>
            <w:sz w:val="18"/>
            <w:szCs w:val="18"/>
          </w:rPr>
          <w:t>$counter3</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0</w:t>
        </w:r>
        <w:r>
          <w:rPr>
            <w:rFonts w:ascii="Lucida Console" w:hAnsi="Lucida Console" w:cs="Lucida Console"/>
            <w:sz w:val="18"/>
            <w:szCs w:val="18"/>
          </w:rPr>
          <w:t xml:space="preserve"> </w:t>
        </w:r>
      </w:ins>
    </w:p>
    <w:p w14:paraId="3D3FEFA1" w14:textId="77777777" w:rsidR="00FC7327" w:rsidRDefault="00FC7327" w:rsidP="00FC7327">
      <w:pPr>
        <w:shd w:val="clear" w:color="auto" w:fill="FFFFFF"/>
        <w:autoSpaceDE w:val="0"/>
        <w:autoSpaceDN w:val="0"/>
        <w:adjustRightInd w:val="0"/>
        <w:spacing w:after="0" w:line="240" w:lineRule="auto"/>
        <w:rPr>
          <w:ins w:id="232" w:author="UAT" w:date="2019-07-20T15:05:00Z"/>
          <w:rFonts w:ascii="Lucida Console" w:hAnsi="Lucida Console" w:cs="Lucida Console"/>
          <w:sz w:val="18"/>
          <w:szCs w:val="18"/>
        </w:rPr>
      </w:pPr>
      <w:ins w:id="233" w:author="UAT" w:date="2019-07-20T15:05:00Z">
        <w:r>
          <w:rPr>
            <w:rFonts w:ascii="Lucida Console" w:hAnsi="Lucida Console" w:cs="Lucida Console"/>
            <w:color w:val="00008B"/>
            <w:sz w:val="18"/>
            <w:szCs w:val="18"/>
          </w:rPr>
          <w:t>:AV</w:t>
        </w:r>
        <w:r>
          <w:rPr>
            <w:rFonts w:ascii="Lucida Console" w:hAnsi="Lucida Console" w:cs="Lucida Console"/>
            <w:sz w:val="18"/>
            <w:szCs w:val="18"/>
          </w:rPr>
          <w:t xml:space="preserve"> </w:t>
        </w:r>
        <w:r>
          <w:rPr>
            <w:rFonts w:ascii="Lucida Console" w:hAnsi="Lucida Console" w:cs="Lucida Console"/>
            <w:color w:val="00008B"/>
            <w:sz w:val="18"/>
            <w:szCs w:val="18"/>
          </w:rPr>
          <w:t>foreach</w:t>
        </w:r>
        <w:r>
          <w:rPr>
            <w:rFonts w:ascii="Lucida Console" w:hAnsi="Lucida Console" w:cs="Lucida Console"/>
            <w:sz w:val="18"/>
            <w:szCs w:val="18"/>
          </w:rPr>
          <w:t xml:space="preserve"> (</w:t>
        </w:r>
        <w:r>
          <w:rPr>
            <w:rFonts w:ascii="Lucida Console" w:hAnsi="Lucida Console" w:cs="Lucida Console"/>
            <w:color w:val="A82D00"/>
            <w:sz w:val="18"/>
            <w:szCs w:val="18"/>
          </w:rPr>
          <w:t>$grp3</w:t>
        </w:r>
        <w:r>
          <w:rPr>
            <w:rFonts w:ascii="Lucida Console" w:hAnsi="Lucida Console" w:cs="Lucida Console"/>
            <w:sz w:val="18"/>
            <w:szCs w:val="18"/>
          </w:rPr>
          <w:t xml:space="preserve"> </w:t>
        </w:r>
        <w:r>
          <w:rPr>
            <w:rFonts w:ascii="Lucida Console" w:hAnsi="Lucida Console" w:cs="Lucida Console"/>
            <w:color w:val="00008B"/>
            <w:sz w:val="18"/>
            <w:szCs w:val="18"/>
          </w:rPr>
          <w:t>in</w:t>
        </w:r>
        <w:r>
          <w:rPr>
            <w:rFonts w:ascii="Lucida Console" w:hAnsi="Lucida Console" w:cs="Lucida Console"/>
            <w:sz w:val="18"/>
            <w:szCs w:val="18"/>
          </w:rPr>
          <w:t xml:space="preserve"> </w:t>
        </w:r>
        <w:r>
          <w:rPr>
            <w:rFonts w:ascii="Lucida Console" w:hAnsi="Lucida Console" w:cs="Lucida Console"/>
            <w:color w:val="A82D00"/>
            <w:sz w:val="18"/>
            <w:szCs w:val="18"/>
          </w:rPr>
          <w:t>$c</w:t>
        </w:r>
        <w:r>
          <w:rPr>
            <w:rFonts w:ascii="Lucida Console" w:hAnsi="Lucida Console" w:cs="Lucida Console"/>
            <w:sz w:val="18"/>
            <w:szCs w:val="18"/>
          </w:rPr>
          <w:t>)</w:t>
        </w:r>
      </w:ins>
    </w:p>
    <w:p w14:paraId="58D8C409" w14:textId="77777777" w:rsidR="00FC7327" w:rsidRDefault="00FC7327" w:rsidP="00FC7327">
      <w:pPr>
        <w:shd w:val="clear" w:color="auto" w:fill="FFFFFF"/>
        <w:autoSpaceDE w:val="0"/>
        <w:autoSpaceDN w:val="0"/>
        <w:adjustRightInd w:val="0"/>
        <w:spacing w:after="0" w:line="240" w:lineRule="auto"/>
        <w:rPr>
          <w:ins w:id="234" w:author="UAT" w:date="2019-07-20T15:05:00Z"/>
          <w:rFonts w:ascii="Lucida Console" w:hAnsi="Lucida Console" w:cs="Lucida Console"/>
          <w:sz w:val="18"/>
          <w:szCs w:val="18"/>
        </w:rPr>
      </w:pPr>
      <w:ins w:id="235" w:author="UAT" w:date="2019-07-20T15:05:00Z">
        <w:r>
          <w:rPr>
            <w:rFonts w:ascii="Lucida Console" w:hAnsi="Lucida Console" w:cs="Lucida Console"/>
            <w:sz w:val="18"/>
            <w:szCs w:val="18"/>
          </w:rPr>
          <w:t>{</w:t>
        </w:r>
      </w:ins>
    </w:p>
    <w:p w14:paraId="0EE5713A" w14:textId="77777777" w:rsidR="00FC7327" w:rsidRDefault="00FC7327" w:rsidP="00FC7327">
      <w:pPr>
        <w:shd w:val="clear" w:color="auto" w:fill="FFFFFF"/>
        <w:autoSpaceDE w:val="0"/>
        <w:autoSpaceDN w:val="0"/>
        <w:adjustRightInd w:val="0"/>
        <w:spacing w:after="0" w:line="240" w:lineRule="auto"/>
        <w:rPr>
          <w:ins w:id="236" w:author="UAT" w:date="2019-07-20T15:05:00Z"/>
          <w:rFonts w:ascii="Lucida Console" w:hAnsi="Lucida Console" w:cs="Lucida Console"/>
          <w:sz w:val="18"/>
          <w:szCs w:val="18"/>
        </w:rPr>
      </w:pPr>
    </w:p>
    <w:p w14:paraId="13357D63" w14:textId="77777777" w:rsidR="00FC7327" w:rsidRDefault="00FC7327" w:rsidP="00FC7327">
      <w:pPr>
        <w:shd w:val="clear" w:color="auto" w:fill="FFFFFF"/>
        <w:autoSpaceDE w:val="0"/>
        <w:autoSpaceDN w:val="0"/>
        <w:adjustRightInd w:val="0"/>
        <w:spacing w:after="0" w:line="240" w:lineRule="auto"/>
        <w:rPr>
          <w:ins w:id="237" w:author="UAT" w:date="2019-07-20T15:05:00Z"/>
          <w:rFonts w:ascii="Lucida Console" w:hAnsi="Lucida Console" w:cs="Lucida Console"/>
          <w:sz w:val="18"/>
          <w:szCs w:val="18"/>
        </w:rPr>
      </w:pPr>
      <w:ins w:id="238" w:author="UAT" w:date="2019-07-20T15:05:00Z">
        <w:r>
          <w:rPr>
            <w:rFonts w:ascii="Lucida Console" w:hAnsi="Lucida Console" w:cs="Lucida Console"/>
            <w:color w:val="00008B"/>
            <w:sz w:val="18"/>
            <w:szCs w:val="18"/>
          </w:rPr>
          <w:t>if</w:t>
        </w:r>
        <w:r>
          <w:rPr>
            <w:rFonts w:ascii="Lucida Console" w:hAnsi="Lucida Console" w:cs="Lucida Console"/>
            <w:sz w:val="18"/>
            <w:szCs w:val="18"/>
          </w:rPr>
          <w:t xml:space="preserve"> (</w:t>
        </w:r>
        <w:r>
          <w:rPr>
            <w:rFonts w:ascii="Lucida Console" w:hAnsi="Lucida Console" w:cs="Lucida Console"/>
            <w:color w:val="A82D00"/>
            <w:sz w:val="18"/>
            <w:szCs w:val="18"/>
          </w:rPr>
          <w:t>$grp3</w:t>
        </w:r>
        <w:r>
          <w:rPr>
            <w:rFonts w:ascii="Lucida Console" w:hAnsi="Lucida Console" w:cs="Lucida Console"/>
            <w:color w:val="696969"/>
            <w:sz w:val="18"/>
            <w:szCs w:val="18"/>
          </w:rPr>
          <w:t>.</w:t>
        </w:r>
        <w:r>
          <w:rPr>
            <w:rFonts w:ascii="Lucida Console" w:hAnsi="Lucida Console" w:cs="Lucida Console"/>
            <w:sz w:val="18"/>
            <w:szCs w:val="18"/>
          </w:rPr>
          <w:t xml:space="preserve">SideIndicator </w:t>
        </w:r>
        <w:r>
          <w:rPr>
            <w:rFonts w:ascii="Lucida Console" w:hAnsi="Lucida Console" w:cs="Lucida Console"/>
            <w:color w:val="696969"/>
            <w:sz w:val="18"/>
            <w:szCs w:val="18"/>
          </w:rPr>
          <w:t>-eq</w:t>
        </w:r>
        <w:r>
          <w:rPr>
            <w:rFonts w:ascii="Lucida Console" w:hAnsi="Lucida Console" w:cs="Lucida Console"/>
            <w:sz w:val="18"/>
            <w:szCs w:val="18"/>
          </w:rPr>
          <w:t xml:space="preserve"> </w:t>
        </w:r>
        <w:r>
          <w:rPr>
            <w:rFonts w:ascii="Lucida Console" w:hAnsi="Lucida Console" w:cs="Lucida Console"/>
            <w:color w:val="8B0000"/>
            <w:sz w:val="18"/>
            <w:szCs w:val="18"/>
          </w:rPr>
          <w:t>"=&gt;"</w:t>
        </w:r>
        <w:r>
          <w:rPr>
            <w:rFonts w:ascii="Lucida Console" w:hAnsi="Lucida Console" w:cs="Lucida Console"/>
            <w:sz w:val="18"/>
            <w:szCs w:val="18"/>
          </w:rPr>
          <w:t>) {</w:t>
        </w:r>
      </w:ins>
    </w:p>
    <w:p w14:paraId="0618051A" w14:textId="77777777" w:rsidR="00FC7327" w:rsidRDefault="00FC7327" w:rsidP="00FC7327">
      <w:pPr>
        <w:shd w:val="clear" w:color="auto" w:fill="FFFFFF"/>
        <w:autoSpaceDE w:val="0"/>
        <w:autoSpaceDN w:val="0"/>
        <w:adjustRightInd w:val="0"/>
        <w:spacing w:after="0" w:line="240" w:lineRule="auto"/>
        <w:rPr>
          <w:ins w:id="239" w:author="UAT" w:date="2019-07-20T15:05:00Z"/>
          <w:rFonts w:ascii="Lucida Console" w:hAnsi="Lucida Console" w:cs="Lucida Console"/>
          <w:sz w:val="18"/>
          <w:szCs w:val="18"/>
        </w:rPr>
      </w:pPr>
    </w:p>
    <w:p w14:paraId="62886A85" w14:textId="77777777" w:rsidR="00FC7327" w:rsidRDefault="00FC7327" w:rsidP="00FC7327">
      <w:pPr>
        <w:shd w:val="clear" w:color="auto" w:fill="FFFFFF"/>
        <w:autoSpaceDE w:val="0"/>
        <w:autoSpaceDN w:val="0"/>
        <w:adjustRightInd w:val="0"/>
        <w:spacing w:after="0" w:line="240" w:lineRule="auto"/>
        <w:rPr>
          <w:ins w:id="240" w:author="UAT" w:date="2019-07-20T15:05:00Z"/>
          <w:rFonts w:ascii="Lucida Console" w:hAnsi="Lucida Console" w:cs="Lucida Console"/>
          <w:sz w:val="18"/>
          <w:szCs w:val="18"/>
        </w:rPr>
      </w:pPr>
      <w:ins w:id="241" w:author="UAT" w:date="2019-07-20T15:05:00Z">
        <w:r>
          <w:rPr>
            <w:rFonts w:ascii="Lucida Console" w:hAnsi="Lucida Console" w:cs="Lucida Console"/>
            <w:color w:val="A82D00"/>
            <w:sz w:val="18"/>
            <w:szCs w:val="18"/>
          </w:rPr>
          <w:t>$counter3</w:t>
        </w:r>
        <w:r>
          <w:rPr>
            <w:rFonts w:ascii="Lucida Console" w:hAnsi="Lucida Console" w:cs="Lucida Console"/>
            <w:color w:val="696969"/>
            <w:sz w:val="18"/>
            <w:szCs w:val="18"/>
          </w:rPr>
          <w:t>++</w:t>
        </w:r>
      </w:ins>
    </w:p>
    <w:p w14:paraId="266B5360" w14:textId="77777777" w:rsidR="00FC7327" w:rsidRDefault="00FC7327" w:rsidP="00FC7327">
      <w:pPr>
        <w:shd w:val="clear" w:color="auto" w:fill="FFFFFF"/>
        <w:autoSpaceDE w:val="0"/>
        <w:autoSpaceDN w:val="0"/>
        <w:adjustRightInd w:val="0"/>
        <w:spacing w:after="0" w:line="240" w:lineRule="auto"/>
        <w:rPr>
          <w:ins w:id="242" w:author="UAT" w:date="2019-07-20T15:05:00Z"/>
          <w:rFonts w:ascii="Lucida Console" w:hAnsi="Lucida Console" w:cs="Lucida Console"/>
          <w:sz w:val="18"/>
          <w:szCs w:val="18"/>
        </w:rPr>
      </w:pPr>
      <w:ins w:id="243" w:author="UAT" w:date="2019-07-20T15:05:00Z">
        <w:r>
          <w:rPr>
            <w:rFonts w:ascii="Lucida Console" w:hAnsi="Lucida Console" w:cs="Lucida Console"/>
            <w:sz w:val="18"/>
            <w:szCs w:val="18"/>
          </w:rPr>
          <w:t xml:space="preserve">} </w:t>
        </w:r>
      </w:ins>
    </w:p>
    <w:p w14:paraId="7E6A424B" w14:textId="77777777" w:rsidR="00FC7327" w:rsidRDefault="00FC7327" w:rsidP="00FC7327">
      <w:pPr>
        <w:shd w:val="clear" w:color="auto" w:fill="FFFFFF"/>
        <w:autoSpaceDE w:val="0"/>
        <w:autoSpaceDN w:val="0"/>
        <w:adjustRightInd w:val="0"/>
        <w:spacing w:after="0" w:line="240" w:lineRule="auto"/>
        <w:rPr>
          <w:ins w:id="244" w:author="UAT" w:date="2019-07-20T15:05:00Z"/>
          <w:rFonts w:ascii="Lucida Console" w:hAnsi="Lucida Console" w:cs="Lucida Console"/>
          <w:sz w:val="18"/>
          <w:szCs w:val="18"/>
        </w:rPr>
      </w:pPr>
    </w:p>
    <w:p w14:paraId="4D7E2ED5" w14:textId="77777777" w:rsidR="00FC7327" w:rsidRDefault="00FC7327" w:rsidP="00FC7327">
      <w:pPr>
        <w:shd w:val="clear" w:color="auto" w:fill="FFFFFF"/>
        <w:autoSpaceDE w:val="0"/>
        <w:autoSpaceDN w:val="0"/>
        <w:adjustRightInd w:val="0"/>
        <w:spacing w:after="0" w:line="240" w:lineRule="auto"/>
        <w:rPr>
          <w:ins w:id="245" w:author="UAT" w:date="2019-07-20T15:05:00Z"/>
          <w:rFonts w:ascii="Lucida Console" w:hAnsi="Lucida Console" w:cs="Lucida Console"/>
          <w:sz w:val="18"/>
          <w:szCs w:val="18"/>
        </w:rPr>
      </w:pPr>
      <w:ins w:id="246" w:author="UAT" w:date="2019-07-20T15:05:00Z">
        <w:r>
          <w:rPr>
            <w:rFonts w:ascii="Lucida Console" w:hAnsi="Lucida Console" w:cs="Lucida Console"/>
            <w:color w:val="00008B"/>
            <w:sz w:val="18"/>
            <w:szCs w:val="18"/>
          </w:rPr>
          <w:t>else</w:t>
        </w:r>
      </w:ins>
    </w:p>
    <w:p w14:paraId="7CD77751" w14:textId="77777777" w:rsidR="00FC7327" w:rsidRDefault="00FC7327" w:rsidP="00FC7327">
      <w:pPr>
        <w:shd w:val="clear" w:color="auto" w:fill="FFFFFF"/>
        <w:autoSpaceDE w:val="0"/>
        <w:autoSpaceDN w:val="0"/>
        <w:adjustRightInd w:val="0"/>
        <w:spacing w:after="0" w:line="240" w:lineRule="auto"/>
        <w:rPr>
          <w:ins w:id="247" w:author="UAT" w:date="2019-07-20T15:05:00Z"/>
          <w:rFonts w:ascii="Lucida Console" w:hAnsi="Lucida Console" w:cs="Lucida Console"/>
          <w:sz w:val="18"/>
          <w:szCs w:val="18"/>
        </w:rPr>
      </w:pPr>
      <w:ins w:id="248" w:author="UAT" w:date="2019-07-20T15:05:00Z">
        <w:r>
          <w:rPr>
            <w:rFonts w:ascii="Lucida Console" w:hAnsi="Lucida Console" w:cs="Lucida Console"/>
            <w:sz w:val="18"/>
            <w:szCs w:val="18"/>
          </w:rPr>
          <w:t>{</w:t>
        </w:r>
      </w:ins>
    </w:p>
    <w:p w14:paraId="71096BBD" w14:textId="77777777" w:rsidR="00FC7327" w:rsidRDefault="00FC7327" w:rsidP="00FC7327">
      <w:pPr>
        <w:shd w:val="clear" w:color="auto" w:fill="FFFFFF"/>
        <w:autoSpaceDE w:val="0"/>
        <w:autoSpaceDN w:val="0"/>
        <w:adjustRightInd w:val="0"/>
        <w:spacing w:after="0" w:line="240" w:lineRule="auto"/>
        <w:rPr>
          <w:ins w:id="249" w:author="UAT" w:date="2019-07-20T15:05:00Z"/>
          <w:rFonts w:ascii="Lucida Console" w:hAnsi="Lucida Console" w:cs="Lucida Console"/>
          <w:sz w:val="18"/>
          <w:szCs w:val="18"/>
        </w:rPr>
      </w:pPr>
      <w:ins w:id="250" w:author="UAT" w:date="2019-07-20T15:05:00Z">
        <w:r>
          <w:rPr>
            <w:rFonts w:ascii="Lucida Console" w:hAnsi="Lucida Console" w:cs="Lucida Console"/>
            <w:color w:val="A82D00"/>
            <w:sz w:val="18"/>
            <w:szCs w:val="18"/>
          </w:rPr>
          <w:t>$grp3</w:t>
        </w:r>
      </w:ins>
    </w:p>
    <w:p w14:paraId="117721AE" w14:textId="77777777" w:rsidR="00FC7327" w:rsidRDefault="00FC7327" w:rsidP="00FC7327">
      <w:pPr>
        <w:shd w:val="clear" w:color="auto" w:fill="FFFFFF"/>
        <w:autoSpaceDE w:val="0"/>
        <w:autoSpaceDN w:val="0"/>
        <w:adjustRightInd w:val="0"/>
        <w:spacing w:after="0" w:line="240" w:lineRule="auto"/>
        <w:rPr>
          <w:ins w:id="251" w:author="UAT" w:date="2019-07-20T15:05:00Z"/>
          <w:rFonts w:ascii="Lucida Console" w:hAnsi="Lucida Console" w:cs="Lucida Console"/>
          <w:sz w:val="18"/>
          <w:szCs w:val="18"/>
        </w:rPr>
      </w:pPr>
      <w:ins w:id="252" w:author="UAT" w:date="2019-07-20T15:05:00Z">
        <w:r>
          <w:rPr>
            <w:rFonts w:ascii="Lucida Console" w:hAnsi="Lucida Console" w:cs="Lucida Console"/>
            <w:color w:val="A82D00"/>
            <w:sz w:val="18"/>
            <w:szCs w:val="18"/>
          </w:rPr>
          <w:t>$MessageboxTitle</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“WARNING:Your PC is not Compliant”</w:t>
        </w:r>
      </w:ins>
    </w:p>
    <w:p w14:paraId="2253D8F8" w14:textId="77777777" w:rsidR="00FC7327" w:rsidRDefault="00FC7327" w:rsidP="00FC7327">
      <w:pPr>
        <w:shd w:val="clear" w:color="auto" w:fill="FFFFFF"/>
        <w:autoSpaceDE w:val="0"/>
        <w:autoSpaceDN w:val="0"/>
        <w:adjustRightInd w:val="0"/>
        <w:spacing w:after="0" w:line="240" w:lineRule="auto"/>
        <w:rPr>
          <w:ins w:id="253" w:author="UAT" w:date="2019-07-20T15:05:00Z"/>
          <w:rFonts w:ascii="Lucida Console" w:hAnsi="Lucida Console" w:cs="Lucida Console"/>
          <w:sz w:val="18"/>
          <w:szCs w:val="18"/>
        </w:rPr>
      </w:pPr>
      <w:ins w:id="254" w:author="UAT" w:date="2019-07-20T15:05:00Z">
        <w:r>
          <w:rPr>
            <w:rFonts w:ascii="Lucida Console" w:hAnsi="Lucida Console" w:cs="Lucida Console"/>
            <w:color w:val="A82D00"/>
            <w:sz w:val="18"/>
            <w:szCs w:val="18"/>
          </w:rPr>
          <w:t>$Messageboxbody</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“Please Contact GIC HelpDekp:Windows Hotfix Error”</w:t>
        </w:r>
      </w:ins>
    </w:p>
    <w:p w14:paraId="05B763E2" w14:textId="77777777" w:rsidR="00FC7327" w:rsidRDefault="00FC7327" w:rsidP="00FC7327">
      <w:pPr>
        <w:shd w:val="clear" w:color="auto" w:fill="FFFFFF"/>
        <w:autoSpaceDE w:val="0"/>
        <w:autoSpaceDN w:val="0"/>
        <w:adjustRightInd w:val="0"/>
        <w:spacing w:after="0" w:line="240" w:lineRule="auto"/>
        <w:rPr>
          <w:ins w:id="255" w:author="UAT" w:date="2019-07-20T15:05:00Z"/>
          <w:rFonts w:ascii="Lucida Console" w:hAnsi="Lucida Console" w:cs="Lucida Console"/>
          <w:sz w:val="18"/>
          <w:szCs w:val="18"/>
        </w:rPr>
      </w:pPr>
      <w:ins w:id="256" w:author="UAT" w:date="2019-07-20T15:05:00Z">
        <w:r>
          <w:rPr>
            <w:rFonts w:ascii="Lucida Console" w:hAnsi="Lucida Console" w:cs="Lucida Console"/>
            <w:color w:val="696969"/>
            <w:sz w:val="18"/>
            <w:szCs w:val="18"/>
          </w:rPr>
          <w:t>[</w:t>
        </w:r>
        <w:r>
          <w:rPr>
            <w:rFonts w:ascii="Lucida Console" w:hAnsi="Lucida Console" w:cs="Lucida Console"/>
            <w:color w:val="006161"/>
            <w:sz w:val="18"/>
            <w:szCs w:val="18"/>
          </w:rPr>
          <w:t>System.Windows.MessageBox</w:t>
        </w:r>
        <w:r>
          <w:rPr>
            <w:rFonts w:ascii="Lucida Console" w:hAnsi="Lucida Console" w:cs="Lucida Console"/>
            <w:color w:val="696969"/>
            <w:sz w:val="18"/>
            <w:szCs w:val="18"/>
          </w:rPr>
          <w:t>]::</w:t>
        </w:r>
        <w:r>
          <w:rPr>
            <w:rFonts w:ascii="Lucida Console" w:hAnsi="Lucida Console" w:cs="Lucida Console"/>
            <w:sz w:val="18"/>
            <w:szCs w:val="18"/>
          </w:rPr>
          <w:t>Show(</w:t>
        </w:r>
        <w:r>
          <w:rPr>
            <w:rFonts w:ascii="Lucida Console" w:hAnsi="Lucida Console" w:cs="Lucida Console"/>
            <w:color w:val="A82D00"/>
            <w:sz w:val="18"/>
            <w:szCs w:val="18"/>
          </w:rPr>
          <w:t>$MessageboxTitle</w:t>
        </w:r>
        <w:r>
          <w:rPr>
            <w:rFonts w:ascii="Lucida Console" w:hAnsi="Lucida Console" w:cs="Lucida Console"/>
            <w:color w:val="696969"/>
            <w:sz w:val="18"/>
            <w:szCs w:val="18"/>
          </w:rPr>
          <w:t>,</w:t>
        </w:r>
        <w:r>
          <w:rPr>
            <w:rFonts w:ascii="Lucida Console" w:hAnsi="Lucida Console" w:cs="Lucida Console"/>
            <w:color w:val="A82D00"/>
            <w:sz w:val="18"/>
            <w:szCs w:val="18"/>
          </w:rPr>
          <w:t>$Messageboxbody</w:t>
        </w:r>
        <w:r>
          <w:rPr>
            <w:rFonts w:ascii="Lucida Console" w:hAnsi="Lucida Console" w:cs="Lucida Console"/>
            <w:color w:val="696969"/>
            <w:sz w:val="18"/>
            <w:szCs w:val="18"/>
          </w:rPr>
          <w:t>,</w:t>
        </w:r>
        <w:r>
          <w:rPr>
            <w:rFonts w:ascii="Lucida Console" w:hAnsi="Lucida Console" w:cs="Lucida Console"/>
            <w:color w:val="8B0000"/>
            <w:sz w:val="18"/>
            <w:szCs w:val="18"/>
          </w:rPr>
          <w:t>'Ok'</w:t>
        </w:r>
        <w:r>
          <w:rPr>
            <w:rFonts w:ascii="Lucida Console" w:hAnsi="Lucida Console" w:cs="Lucida Console"/>
            <w:color w:val="696969"/>
            <w:sz w:val="18"/>
            <w:szCs w:val="18"/>
          </w:rPr>
          <w:t>,</w:t>
        </w:r>
        <w:r>
          <w:rPr>
            <w:rFonts w:ascii="Lucida Console" w:hAnsi="Lucida Console" w:cs="Lucida Console"/>
            <w:color w:val="8B0000"/>
            <w:sz w:val="18"/>
            <w:szCs w:val="18"/>
          </w:rPr>
          <w:t>'Error'</w:t>
        </w:r>
        <w:r>
          <w:rPr>
            <w:rFonts w:ascii="Lucida Console" w:hAnsi="Lucida Console" w:cs="Lucida Console"/>
            <w:sz w:val="18"/>
            <w:szCs w:val="18"/>
          </w:rPr>
          <w:t>)</w:t>
        </w:r>
      </w:ins>
    </w:p>
    <w:p w14:paraId="677F9B02" w14:textId="77777777" w:rsidR="00FC7327" w:rsidRDefault="00FC7327" w:rsidP="00FC7327">
      <w:pPr>
        <w:shd w:val="clear" w:color="auto" w:fill="FFFFFF"/>
        <w:autoSpaceDE w:val="0"/>
        <w:autoSpaceDN w:val="0"/>
        <w:adjustRightInd w:val="0"/>
        <w:spacing w:after="0" w:line="240" w:lineRule="auto"/>
        <w:rPr>
          <w:ins w:id="257" w:author="UAT" w:date="2019-07-20T15:05:00Z"/>
          <w:rFonts w:ascii="Lucida Console" w:hAnsi="Lucida Console" w:cs="Lucida Console"/>
          <w:sz w:val="18"/>
          <w:szCs w:val="18"/>
        </w:rPr>
      </w:pPr>
    </w:p>
    <w:p w14:paraId="256A87A0" w14:textId="77777777" w:rsidR="00FC7327" w:rsidRDefault="00FC7327" w:rsidP="00FC7327">
      <w:pPr>
        <w:shd w:val="clear" w:color="auto" w:fill="FFFFFF"/>
        <w:autoSpaceDE w:val="0"/>
        <w:autoSpaceDN w:val="0"/>
        <w:adjustRightInd w:val="0"/>
        <w:spacing w:after="0" w:line="240" w:lineRule="auto"/>
        <w:rPr>
          <w:ins w:id="258" w:author="UAT" w:date="2019-07-20T15:05:00Z"/>
          <w:rFonts w:ascii="Lucida Console" w:hAnsi="Lucida Console" w:cs="Lucida Console"/>
          <w:sz w:val="18"/>
          <w:szCs w:val="18"/>
        </w:rPr>
      </w:pPr>
      <w:ins w:id="259" w:author="UAT" w:date="2019-07-20T15:05:00Z">
        <w:r>
          <w:rPr>
            <w:rFonts w:ascii="Lucida Console" w:hAnsi="Lucida Console" w:cs="Lucida Console"/>
            <w:color w:val="00008B"/>
            <w:sz w:val="18"/>
            <w:szCs w:val="18"/>
          </w:rPr>
          <w:t>break</w:t>
        </w:r>
        <w:r>
          <w:rPr>
            <w:rFonts w:ascii="Lucida Console" w:hAnsi="Lucida Console" w:cs="Lucida Console"/>
            <w:sz w:val="18"/>
            <w:szCs w:val="18"/>
          </w:rPr>
          <w:t xml:space="preserve"> </w:t>
        </w:r>
        <w:r>
          <w:rPr>
            <w:rFonts w:ascii="Lucida Console" w:hAnsi="Lucida Console" w:cs="Lucida Console"/>
            <w:color w:val="0000FF"/>
            <w:sz w:val="18"/>
            <w:szCs w:val="18"/>
          </w:rPr>
          <w:t>:AV</w:t>
        </w:r>
      </w:ins>
    </w:p>
    <w:p w14:paraId="02E1CE2F" w14:textId="77777777" w:rsidR="00FC7327" w:rsidRDefault="00FC7327" w:rsidP="00FC7327">
      <w:pPr>
        <w:shd w:val="clear" w:color="auto" w:fill="FFFFFF"/>
        <w:autoSpaceDE w:val="0"/>
        <w:autoSpaceDN w:val="0"/>
        <w:adjustRightInd w:val="0"/>
        <w:spacing w:after="0" w:line="240" w:lineRule="auto"/>
        <w:rPr>
          <w:ins w:id="260" w:author="UAT" w:date="2019-07-20T15:05:00Z"/>
          <w:rFonts w:ascii="Lucida Console" w:hAnsi="Lucida Console" w:cs="Lucida Console"/>
          <w:sz w:val="18"/>
          <w:szCs w:val="18"/>
        </w:rPr>
      </w:pPr>
      <w:ins w:id="261" w:author="UAT" w:date="2019-07-20T15:05:00Z">
        <w:r>
          <w:rPr>
            <w:rFonts w:ascii="Lucida Console" w:hAnsi="Lucida Console" w:cs="Lucida Console"/>
            <w:sz w:val="18"/>
            <w:szCs w:val="18"/>
          </w:rPr>
          <w:t>}</w:t>
        </w:r>
      </w:ins>
    </w:p>
    <w:p w14:paraId="2BAF985F" w14:textId="77777777" w:rsidR="00FC7327" w:rsidRDefault="00FC7327" w:rsidP="00FC7327">
      <w:pPr>
        <w:shd w:val="clear" w:color="auto" w:fill="FFFFFF"/>
        <w:autoSpaceDE w:val="0"/>
        <w:autoSpaceDN w:val="0"/>
        <w:adjustRightInd w:val="0"/>
        <w:spacing w:after="0" w:line="240" w:lineRule="auto"/>
        <w:rPr>
          <w:ins w:id="262" w:author="UAT" w:date="2019-07-20T15:05:00Z"/>
          <w:rFonts w:ascii="Lucida Console" w:hAnsi="Lucida Console" w:cs="Lucida Console"/>
          <w:sz w:val="18"/>
          <w:szCs w:val="18"/>
        </w:rPr>
      </w:pPr>
      <w:ins w:id="263" w:author="UAT" w:date="2019-07-20T15:05:00Z">
        <w:r>
          <w:rPr>
            <w:rFonts w:ascii="Lucida Console" w:hAnsi="Lucida Console" w:cs="Lucida Console"/>
            <w:sz w:val="18"/>
            <w:szCs w:val="18"/>
          </w:rPr>
          <w:t>}</w:t>
        </w:r>
      </w:ins>
    </w:p>
    <w:p w14:paraId="0A75504E" w14:textId="2A02B3A5" w:rsidR="00FC7327" w:rsidRDefault="00FC7327" w:rsidP="00FC7327">
      <w:pPr>
        <w:shd w:val="clear" w:color="auto" w:fill="FFFFFF"/>
        <w:autoSpaceDE w:val="0"/>
        <w:autoSpaceDN w:val="0"/>
        <w:adjustRightInd w:val="0"/>
        <w:spacing w:after="0" w:line="240" w:lineRule="auto"/>
        <w:rPr>
          <w:ins w:id="264" w:author="UAT" w:date="2019-07-20T15:07:00Z"/>
          <w:rFonts w:ascii="Lucida Console" w:hAnsi="Lucida Console" w:cs="Lucida Console"/>
          <w:sz w:val="18"/>
          <w:szCs w:val="18"/>
        </w:rPr>
      </w:pPr>
      <w:ins w:id="265" w:author="UAT" w:date="2019-07-20T15:05:00Z">
        <w:r>
          <w:rPr>
            <w:rFonts w:ascii="Lucida Console" w:hAnsi="Lucida Console" w:cs="Lucida Console"/>
            <w:sz w:val="18"/>
            <w:szCs w:val="18"/>
          </w:rPr>
          <w:t xml:space="preserve"> </w:t>
        </w:r>
      </w:ins>
    </w:p>
    <w:p w14:paraId="44B289EC" w14:textId="77777777" w:rsidR="00FC7327" w:rsidRDefault="00FC7327" w:rsidP="00FC7327">
      <w:pPr>
        <w:shd w:val="clear" w:color="auto" w:fill="FFFFFF"/>
        <w:autoSpaceDE w:val="0"/>
        <w:autoSpaceDN w:val="0"/>
        <w:adjustRightInd w:val="0"/>
        <w:spacing w:after="0" w:line="240" w:lineRule="auto"/>
        <w:rPr>
          <w:ins w:id="266" w:author="UAT" w:date="2019-07-20T15:05:00Z"/>
          <w:rFonts w:ascii="Lucida Console" w:hAnsi="Lucida Console" w:cs="Lucida Console"/>
          <w:sz w:val="18"/>
          <w:szCs w:val="18"/>
        </w:rPr>
      </w:pPr>
    </w:p>
    <w:p w14:paraId="20CA4274" w14:textId="58703D6E" w:rsidR="002043E9" w:rsidDel="00FC7327" w:rsidRDefault="002043E9" w:rsidP="00FD3AF5">
      <w:pPr>
        <w:spacing w:after="6" w:line="251" w:lineRule="auto"/>
        <w:ind w:left="-5" w:right="790"/>
        <w:rPr>
          <w:del w:id="267" w:author="UAT" w:date="2019-07-20T15:05:00Z"/>
          <w:rFonts w:ascii="Segoe UI" w:eastAsia="Segoe UI" w:hAnsi="Segoe UI" w:cs="Segoe UI"/>
          <w:color w:val="2A2A2A"/>
          <w:sz w:val="20"/>
        </w:rPr>
      </w:pPr>
    </w:p>
    <w:p w14:paraId="0A6432D6" w14:textId="2AA9DE6F" w:rsidR="005514AD" w:rsidDel="00FC7327" w:rsidRDefault="005514AD" w:rsidP="005514AD">
      <w:pPr>
        <w:shd w:val="clear" w:color="auto" w:fill="FFFFFF"/>
        <w:autoSpaceDE w:val="0"/>
        <w:autoSpaceDN w:val="0"/>
        <w:adjustRightInd w:val="0"/>
        <w:spacing w:after="0" w:line="240" w:lineRule="auto"/>
        <w:rPr>
          <w:del w:id="268" w:author="UAT" w:date="2019-07-20T15:05:00Z"/>
          <w:rFonts w:ascii="Lucida Console" w:hAnsi="Lucida Console" w:cs="Lucida Console"/>
          <w:sz w:val="18"/>
          <w:szCs w:val="18"/>
        </w:rPr>
      </w:pPr>
      <w:del w:id="269" w:author="UAT" w:date="2019-07-20T15:05:00Z">
        <w:r w:rsidDel="00FC7327">
          <w:rPr>
            <w:rFonts w:ascii="Lucida Console" w:hAnsi="Lucida Console" w:cs="Lucida Console"/>
            <w:color w:val="0000FF"/>
            <w:sz w:val="18"/>
            <w:szCs w:val="18"/>
          </w:rPr>
          <w:delText>Remove-Item</w:delText>
        </w:r>
        <w:r w:rsidDel="00FC7327">
          <w:rPr>
            <w:rFonts w:ascii="Lucida Console" w:hAnsi="Lucida Console" w:cs="Lucida Console"/>
            <w:sz w:val="18"/>
            <w:szCs w:val="18"/>
          </w:rPr>
          <w:delText xml:space="preserve"> </w:delText>
        </w:r>
        <w:r w:rsidDel="00FC7327">
          <w:rPr>
            <w:rFonts w:ascii="Lucida Console" w:hAnsi="Lucida Console" w:cs="Lucida Console"/>
            <w:color w:val="8B0000"/>
            <w:sz w:val="18"/>
            <w:szCs w:val="18"/>
          </w:rPr>
          <w:delText>"c:\PS\AVlocal.txt"</w:delText>
        </w:r>
      </w:del>
    </w:p>
    <w:p w14:paraId="40FEF54A" w14:textId="6381D0BC" w:rsidR="005514AD" w:rsidDel="00FC7327" w:rsidRDefault="005514AD" w:rsidP="005514AD">
      <w:pPr>
        <w:shd w:val="clear" w:color="auto" w:fill="FFFFFF"/>
        <w:autoSpaceDE w:val="0"/>
        <w:autoSpaceDN w:val="0"/>
        <w:adjustRightInd w:val="0"/>
        <w:spacing w:after="0" w:line="240" w:lineRule="auto"/>
        <w:rPr>
          <w:del w:id="270" w:author="UAT" w:date="2019-07-20T15:05:00Z"/>
          <w:rFonts w:ascii="Lucida Console" w:hAnsi="Lucida Console" w:cs="Lucida Console"/>
          <w:sz w:val="18"/>
          <w:szCs w:val="18"/>
        </w:rPr>
      </w:pPr>
      <w:del w:id="271" w:author="UAT" w:date="2019-07-20T15:05:00Z">
        <w:r w:rsidDel="00FC7327">
          <w:rPr>
            <w:rFonts w:ascii="Lucida Console" w:hAnsi="Lucida Console" w:cs="Lucida Console"/>
            <w:color w:val="0000FF"/>
            <w:sz w:val="18"/>
            <w:szCs w:val="18"/>
          </w:rPr>
          <w:delText>WMIC</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/Node:localhost</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/Namespace:\\root\SecurityCenter2</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Path</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AntiVirusProduct</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Get</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displayName</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/Format:List</w:delText>
        </w:r>
        <w:r w:rsidDel="00FC7327">
          <w:rPr>
            <w:rFonts w:ascii="Lucida Console" w:hAnsi="Lucida Console" w:cs="Lucida Console"/>
            <w:sz w:val="18"/>
            <w:szCs w:val="18"/>
          </w:rPr>
          <w:delText xml:space="preserve"> </w:delText>
        </w:r>
        <w:r w:rsidDel="00FC7327">
          <w:rPr>
            <w:rFonts w:ascii="Lucida Console" w:hAnsi="Lucida Console" w:cs="Lucida Console"/>
            <w:color w:val="A9A9A9"/>
            <w:sz w:val="18"/>
            <w:szCs w:val="18"/>
          </w:rPr>
          <w:delText>&gt;&gt;</w:delText>
        </w:r>
        <w:r w:rsidDel="00FC7327">
          <w:rPr>
            <w:rFonts w:ascii="Lucida Console" w:hAnsi="Lucida Console" w:cs="Lucida Console"/>
            <w:color w:val="8A2BE2"/>
            <w:sz w:val="18"/>
            <w:szCs w:val="18"/>
          </w:rPr>
          <w:delText>C:\PS\AVLocal.txt</w:delText>
        </w:r>
      </w:del>
    </w:p>
    <w:p w14:paraId="1014DE8B" w14:textId="5E7D3D3E" w:rsidR="005514AD" w:rsidDel="00FC7327" w:rsidRDefault="005514AD" w:rsidP="005514AD">
      <w:pPr>
        <w:shd w:val="clear" w:color="auto" w:fill="FFFFFF"/>
        <w:autoSpaceDE w:val="0"/>
        <w:autoSpaceDN w:val="0"/>
        <w:adjustRightInd w:val="0"/>
        <w:spacing w:after="0" w:line="240" w:lineRule="auto"/>
        <w:rPr>
          <w:del w:id="272" w:author="UAT" w:date="2019-07-20T15:05:00Z"/>
          <w:rFonts w:ascii="Lucida Console" w:hAnsi="Lucida Console" w:cs="Lucida Console"/>
          <w:sz w:val="18"/>
          <w:szCs w:val="18"/>
        </w:rPr>
      </w:pPr>
      <w:del w:id="273" w:author="UAT" w:date="2019-07-20T15:05:00Z">
        <w:r w:rsidDel="00FC7327">
          <w:rPr>
            <w:rFonts w:ascii="Lucida Console" w:hAnsi="Lucida Console" w:cs="Lucida Console"/>
            <w:color w:val="FF4500"/>
            <w:sz w:val="18"/>
            <w:szCs w:val="18"/>
          </w:rPr>
          <w:delText>$e</w:delText>
        </w:r>
        <w:r w:rsidDel="00FC7327">
          <w:rPr>
            <w:rFonts w:ascii="Lucida Console" w:hAnsi="Lucida Console" w:cs="Lucida Console"/>
            <w:color w:val="A9A9A9"/>
            <w:sz w:val="18"/>
            <w:szCs w:val="18"/>
          </w:rPr>
          <w:delText>=</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FF"/>
            <w:sz w:val="18"/>
            <w:szCs w:val="18"/>
          </w:rPr>
          <w:delText>Compare-Object</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80"/>
            <w:sz w:val="18"/>
            <w:szCs w:val="18"/>
          </w:rPr>
          <w:delText>-ReferenceObject</w:delText>
        </w:r>
        <w:r w:rsidDel="00FC7327">
          <w:rPr>
            <w:rFonts w:ascii="Lucida Console" w:hAnsi="Lucida Console" w:cs="Lucida Console"/>
            <w:sz w:val="18"/>
            <w:szCs w:val="18"/>
          </w:rPr>
          <w:delText xml:space="preserve"> (</w:delText>
        </w:r>
        <w:commentRangeStart w:id="274"/>
        <w:commentRangeStart w:id="275"/>
        <w:r w:rsidDel="00FC7327">
          <w:rPr>
            <w:rFonts w:ascii="Lucida Console" w:hAnsi="Lucida Console" w:cs="Lucida Console"/>
            <w:color w:val="0000FF"/>
            <w:sz w:val="18"/>
            <w:szCs w:val="18"/>
          </w:rPr>
          <w:delText>get-content</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C:\PS\AVref.txt</w:delText>
        </w:r>
        <w:commentRangeEnd w:id="274"/>
        <w:r w:rsidR="00EA6544" w:rsidDel="00FC7327">
          <w:rPr>
            <w:rStyle w:val="CommentReference"/>
            <w:rFonts w:ascii="Lucida Console" w:hAnsi="Lucida Console" w:cs="Lucida Console"/>
            <w:sz w:val="18"/>
            <w:szCs w:val="18"/>
          </w:rPr>
          <w:commentReference w:id="274"/>
        </w:r>
        <w:commentRangeEnd w:id="275"/>
        <w:r w:rsidR="00FC7327" w:rsidDel="00FC7327">
          <w:rPr>
            <w:rStyle w:val="CommentReference"/>
            <w:rFonts w:ascii="Lucida Console" w:hAnsi="Lucida Console" w:cs="Lucida Console"/>
            <w:sz w:val="18"/>
            <w:szCs w:val="18"/>
          </w:rPr>
          <w:commentReference w:id="275"/>
        </w:r>
        <w:r w:rsidDel="00FC7327">
          <w:rPr>
            <w:rFonts w:ascii="Lucida Console" w:hAnsi="Lucida Console" w:cs="Lucida Console"/>
            <w:sz w:val="18"/>
            <w:szCs w:val="18"/>
          </w:rPr>
          <w:delText xml:space="preserve">) </w:delText>
        </w:r>
        <w:r w:rsidDel="00FC7327">
          <w:rPr>
            <w:rFonts w:ascii="Lucida Console" w:hAnsi="Lucida Console" w:cs="Lucida Console"/>
            <w:color w:val="000080"/>
            <w:sz w:val="18"/>
            <w:szCs w:val="18"/>
          </w:rPr>
          <w:delText>-DifferenceObject</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FF"/>
            <w:sz w:val="18"/>
            <w:szCs w:val="18"/>
          </w:rPr>
          <w:delText>get-content</w:delText>
        </w:r>
        <w:r w:rsidDel="00FC7327">
          <w:rPr>
            <w:rFonts w:ascii="Lucida Console" w:hAnsi="Lucida Console" w:cs="Lucida Console"/>
            <w:sz w:val="18"/>
            <w:szCs w:val="18"/>
          </w:rPr>
          <w:delText xml:space="preserve"> </w:delText>
        </w:r>
        <w:r w:rsidDel="00FC7327">
          <w:rPr>
            <w:rFonts w:ascii="Lucida Console" w:hAnsi="Lucida Console" w:cs="Lucida Console"/>
            <w:color w:val="8A2BE2"/>
            <w:sz w:val="18"/>
            <w:szCs w:val="18"/>
          </w:rPr>
          <w:delText>C:\PS\AVLocal.txt</w:delText>
        </w:r>
        <w:r w:rsidDel="00FC7327">
          <w:rPr>
            <w:rFonts w:ascii="Lucida Console" w:hAnsi="Lucida Console" w:cs="Lucida Console"/>
            <w:sz w:val="18"/>
            <w:szCs w:val="18"/>
          </w:rPr>
          <w:delText>)</w:delText>
        </w:r>
      </w:del>
    </w:p>
    <w:p w14:paraId="0BAA38FD" w14:textId="05A3565C" w:rsidR="005514AD" w:rsidDel="00FC7327" w:rsidRDefault="005514AD" w:rsidP="005514AD">
      <w:pPr>
        <w:shd w:val="clear" w:color="auto" w:fill="FFFFFF"/>
        <w:autoSpaceDE w:val="0"/>
        <w:autoSpaceDN w:val="0"/>
        <w:adjustRightInd w:val="0"/>
        <w:spacing w:after="0" w:line="240" w:lineRule="auto"/>
        <w:rPr>
          <w:del w:id="276" w:author="UAT" w:date="2019-07-20T15:05:00Z"/>
          <w:rFonts w:ascii="Lucida Console" w:hAnsi="Lucida Console" w:cs="Lucida Console"/>
          <w:sz w:val="18"/>
          <w:szCs w:val="18"/>
        </w:rPr>
      </w:pPr>
    </w:p>
    <w:p w14:paraId="1C59081F" w14:textId="780E47CE" w:rsidR="005514AD" w:rsidDel="00FC7327" w:rsidRDefault="005514AD" w:rsidP="005514AD">
      <w:pPr>
        <w:shd w:val="clear" w:color="auto" w:fill="FFFFFF"/>
        <w:autoSpaceDE w:val="0"/>
        <w:autoSpaceDN w:val="0"/>
        <w:adjustRightInd w:val="0"/>
        <w:spacing w:after="0" w:line="240" w:lineRule="auto"/>
        <w:rPr>
          <w:del w:id="277" w:author="UAT" w:date="2019-07-20T15:05:00Z"/>
          <w:rFonts w:ascii="Lucida Console" w:hAnsi="Lucida Console" w:cs="Lucida Console"/>
          <w:sz w:val="18"/>
          <w:szCs w:val="18"/>
        </w:rPr>
      </w:pPr>
      <w:del w:id="278" w:author="UAT" w:date="2019-07-20T15:05:00Z">
        <w:r w:rsidDel="00FC7327">
          <w:rPr>
            <w:rFonts w:ascii="Lucida Console" w:hAnsi="Lucida Console" w:cs="Lucida Console"/>
            <w:color w:val="FF4500"/>
            <w:sz w:val="18"/>
            <w:szCs w:val="18"/>
          </w:rPr>
          <w:delText>$counter3</w:delText>
        </w:r>
        <w:r w:rsidDel="00FC7327">
          <w:rPr>
            <w:rFonts w:ascii="Lucida Console" w:hAnsi="Lucida Console" w:cs="Lucida Console"/>
            <w:sz w:val="18"/>
            <w:szCs w:val="18"/>
          </w:rPr>
          <w:delText xml:space="preserve"> </w:delText>
        </w:r>
        <w:r w:rsidDel="00FC7327">
          <w:rPr>
            <w:rFonts w:ascii="Lucida Console" w:hAnsi="Lucida Console" w:cs="Lucida Console"/>
            <w:color w:val="A9A9A9"/>
            <w:sz w:val="18"/>
            <w:szCs w:val="18"/>
          </w:rPr>
          <w:delText>=</w:delText>
        </w:r>
        <w:r w:rsidDel="00FC7327">
          <w:rPr>
            <w:rFonts w:ascii="Lucida Console" w:hAnsi="Lucida Console" w:cs="Lucida Console"/>
            <w:sz w:val="18"/>
            <w:szCs w:val="18"/>
          </w:rPr>
          <w:delText xml:space="preserve"> </w:delText>
        </w:r>
        <w:r w:rsidDel="00FC7327">
          <w:rPr>
            <w:rFonts w:ascii="Lucida Console" w:hAnsi="Lucida Console" w:cs="Lucida Console"/>
            <w:color w:val="800080"/>
            <w:sz w:val="18"/>
            <w:szCs w:val="18"/>
          </w:rPr>
          <w:delText>0</w:delText>
        </w:r>
        <w:r w:rsidDel="00FC7327">
          <w:rPr>
            <w:rFonts w:ascii="Lucida Console" w:hAnsi="Lucida Console" w:cs="Lucida Console"/>
            <w:sz w:val="18"/>
            <w:szCs w:val="18"/>
          </w:rPr>
          <w:delText xml:space="preserve"> </w:delText>
        </w:r>
      </w:del>
    </w:p>
    <w:p w14:paraId="1E99484F" w14:textId="3228262C" w:rsidR="005514AD" w:rsidDel="00FC7327" w:rsidRDefault="005514AD" w:rsidP="005514AD">
      <w:pPr>
        <w:shd w:val="clear" w:color="auto" w:fill="FFFFFF"/>
        <w:autoSpaceDE w:val="0"/>
        <w:autoSpaceDN w:val="0"/>
        <w:adjustRightInd w:val="0"/>
        <w:spacing w:after="0" w:line="240" w:lineRule="auto"/>
        <w:rPr>
          <w:del w:id="279" w:author="UAT" w:date="2019-07-20T15:05:00Z"/>
          <w:rFonts w:ascii="Lucida Console" w:hAnsi="Lucida Console" w:cs="Lucida Console"/>
          <w:sz w:val="18"/>
          <w:szCs w:val="18"/>
        </w:rPr>
      </w:pPr>
      <w:del w:id="280" w:author="UAT" w:date="2019-07-20T15:05:00Z">
        <w:r w:rsidDel="00FC7327">
          <w:rPr>
            <w:rFonts w:ascii="Lucida Console" w:hAnsi="Lucida Console" w:cs="Lucida Console"/>
            <w:color w:val="00008B"/>
            <w:sz w:val="18"/>
            <w:szCs w:val="18"/>
          </w:rPr>
          <w:delText>:AV</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8B"/>
            <w:sz w:val="18"/>
            <w:szCs w:val="18"/>
          </w:rPr>
          <w:delText>foreach</w:delText>
        </w:r>
        <w:r w:rsidDel="00FC7327">
          <w:rPr>
            <w:rFonts w:ascii="Lucida Console" w:hAnsi="Lucida Console" w:cs="Lucida Console"/>
            <w:sz w:val="18"/>
            <w:szCs w:val="18"/>
          </w:rPr>
          <w:delText xml:space="preserve"> (</w:delText>
        </w:r>
        <w:r w:rsidDel="00FC7327">
          <w:rPr>
            <w:rFonts w:ascii="Lucida Console" w:hAnsi="Lucida Console" w:cs="Lucida Console"/>
            <w:color w:val="FF4500"/>
            <w:sz w:val="18"/>
            <w:szCs w:val="18"/>
          </w:rPr>
          <w:delText>$grp3</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8B"/>
            <w:sz w:val="18"/>
            <w:szCs w:val="18"/>
          </w:rPr>
          <w:delText>in</w:delText>
        </w:r>
        <w:r w:rsidDel="00FC7327">
          <w:rPr>
            <w:rFonts w:ascii="Lucida Console" w:hAnsi="Lucida Console" w:cs="Lucida Console"/>
            <w:sz w:val="18"/>
            <w:szCs w:val="18"/>
          </w:rPr>
          <w:delText xml:space="preserve"> </w:delText>
        </w:r>
        <w:r w:rsidDel="00FC7327">
          <w:rPr>
            <w:rFonts w:ascii="Lucida Console" w:hAnsi="Lucida Console" w:cs="Lucida Console"/>
            <w:color w:val="FF4500"/>
            <w:sz w:val="18"/>
            <w:szCs w:val="18"/>
          </w:rPr>
          <w:delText>$c</w:delText>
        </w:r>
        <w:r w:rsidDel="00FC7327">
          <w:rPr>
            <w:rFonts w:ascii="Lucida Console" w:hAnsi="Lucida Console" w:cs="Lucida Console"/>
            <w:sz w:val="18"/>
            <w:szCs w:val="18"/>
          </w:rPr>
          <w:delText>)</w:delText>
        </w:r>
      </w:del>
    </w:p>
    <w:p w14:paraId="7977B744" w14:textId="30F2D1B8" w:rsidR="005514AD" w:rsidDel="00FC7327" w:rsidRDefault="005514AD" w:rsidP="005514AD">
      <w:pPr>
        <w:shd w:val="clear" w:color="auto" w:fill="FFFFFF"/>
        <w:autoSpaceDE w:val="0"/>
        <w:autoSpaceDN w:val="0"/>
        <w:adjustRightInd w:val="0"/>
        <w:spacing w:after="0" w:line="240" w:lineRule="auto"/>
        <w:rPr>
          <w:del w:id="281" w:author="UAT" w:date="2019-07-20T15:05:00Z"/>
          <w:rFonts w:ascii="Lucida Console" w:hAnsi="Lucida Console" w:cs="Lucida Console"/>
          <w:sz w:val="18"/>
          <w:szCs w:val="18"/>
        </w:rPr>
      </w:pPr>
      <w:del w:id="282" w:author="UAT" w:date="2019-07-20T15:05:00Z">
        <w:r w:rsidDel="00FC7327">
          <w:rPr>
            <w:rFonts w:ascii="Lucida Console" w:hAnsi="Lucida Console" w:cs="Lucida Console"/>
            <w:sz w:val="18"/>
            <w:szCs w:val="18"/>
          </w:rPr>
          <w:delText>{</w:delText>
        </w:r>
      </w:del>
    </w:p>
    <w:p w14:paraId="00BEB13B" w14:textId="6E643C3C" w:rsidR="005514AD" w:rsidDel="00FC7327" w:rsidRDefault="005514AD" w:rsidP="005514AD">
      <w:pPr>
        <w:shd w:val="clear" w:color="auto" w:fill="FFFFFF"/>
        <w:autoSpaceDE w:val="0"/>
        <w:autoSpaceDN w:val="0"/>
        <w:adjustRightInd w:val="0"/>
        <w:spacing w:after="0" w:line="240" w:lineRule="auto"/>
        <w:rPr>
          <w:del w:id="283" w:author="UAT" w:date="2019-07-20T15:05:00Z"/>
          <w:rFonts w:ascii="Lucida Console" w:hAnsi="Lucida Console" w:cs="Lucida Console"/>
          <w:sz w:val="18"/>
          <w:szCs w:val="18"/>
        </w:rPr>
      </w:pPr>
    </w:p>
    <w:p w14:paraId="2EA1CBEC" w14:textId="70C4B5FA" w:rsidR="005514AD" w:rsidDel="00FC7327" w:rsidRDefault="005514AD" w:rsidP="005514AD">
      <w:pPr>
        <w:shd w:val="clear" w:color="auto" w:fill="FFFFFF"/>
        <w:autoSpaceDE w:val="0"/>
        <w:autoSpaceDN w:val="0"/>
        <w:adjustRightInd w:val="0"/>
        <w:spacing w:after="0" w:line="240" w:lineRule="auto"/>
        <w:rPr>
          <w:del w:id="284" w:author="UAT" w:date="2019-07-20T15:05:00Z"/>
          <w:rFonts w:ascii="Lucida Console" w:hAnsi="Lucida Console" w:cs="Lucida Console"/>
          <w:sz w:val="18"/>
          <w:szCs w:val="18"/>
        </w:rPr>
      </w:pPr>
      <w:del w:id="285" w:author="UAT" w:date="2019-07-20T15:05:00Z">
        <w:r w:rsidDel="00FC7327">
          <w:rPr>
            <w:rFonts w:ascii="Lucida Console" w:hAnsi="Lucida Console" w:cs="Lucida Console"/>
            <w:color w:val="00008B"/>
            <w:sz w:val="18"/>
            <w:szCs w:val="18"/>
          </w:rPr>
          <w:delText>if</w:delText>
        </w:r>
        <w:r w:rsidDel="00FC7327">
          <w:rPr>
            <w:rFonts w:ascii="Lucida Console" w:hAnsi="Lucida Console" w:cs="Lucida Console"/>
            <w:sz w:val="18"/>
            <w:szCs w:val="18"/>
          </w:rPr>
          <w:delText xml:space="preserve"> (</w:delText>
        </w:r>
        <w:r w:rsidDel="00FC7327">
          <w:rPr>
            <w:rFonts w:ascii="Lucida Console" w:hAnsi="Lucida Console" w:cs="Lucida Console"/>
            <w:color w:val="FF4500"/>
            <w:sz w:val="18"/>
            <w:szCs w:val="18"/>
          </w:rPr>
          <w:delText>$grp3</w:delText>
        </w:r>
        <w:r w:rsidDel="00FC7327">
          <w:rPr>
            <w:rFonts w:ascii="Lucida Console" w:hAnsi="Lucida Console" w:cs="Lucida Console"/>
            <w:color w:val="A9A9A9"/>
            <w:sz w:val="18"/>
            <w:szCs w:val="18"/>
          </w:rPr>
          <w:delText>.</w:delText>
        </w:r>
        <w:r w:rsidDel="00FC7327">
          <w:rPr>
            <w:rFonts w:ascii="Lucida Console" w:hAnsi="Lucida Console" w:cs="Lucida Console"/>
            <w:sz w:val="18"/>
            <w:szCs w:val="18"/>
          </w:rPr>
          <w:delText xml:space="preserve">SideIndicator </w:delText>
        </w:r>
        <w:r w:rsidDel="00FC7327">
          <w:rPr>
            <w:rFonts w:ascii="Lucida Console" w:hAnsi="Lucida Console" w:cs="Lucida Console"/>
            <w:color w:val="A9A9A9"/>
            <w:sz w:val="18"/>
            <w:szCs w:val="18"/>
          </w:rPr>
          <w:delText>-eq</w:delText>
        </w:r>
        <w:r w:rsidDel="00FC7327">
          <w:rPr>
            <w:rFonts w:ascii="Lucida Console" w:hAnsi="Lucida Console" w:cs="Lucida Console"/>
            <w:sz w:val="18"/>
            <w:szCs w:val="18"/>
          </w:rPr>
          <w:delText xml:space="preserve"> </w:delText>
        </w:r>
        <w:r w:rsidDel="00FC7327">
          <w:rPr>
            <w:rFonts w:ascii="Lucida Console" w:hAnsi="Lucida Console" w:cs="Lucida Console"/>
            <w:color w:val="8B0000"/>
            <w:sz w:val="18"/>
            <w:szCs w:val="18"/>
          </w:rPr>
          <w:delText>"=&gt;"</w:delText>
        </w:r>
        <w:r w:rsidDel="00FC7327">
          <w:rPr>
            <w:rFonts w:ascii="Lucida Console" w:hAnsi="Lucida Console" w:cs="Lucida Console"/>
            <w:sz w:val="18"/>
            <w:szCs w:val="18"/>
          </w:rPr>
          <w:delText>) {</w:delText>
        </w:r>
      </w:del>
    </w:p>
    <w:p w14:paraId="1018EC03" w14:textId="45862D75" w:rsidR="005514AD" w:rsidDel="00FC7327" w:rsidRDefault="005514AD" w:rsidP="005514AD">
      <w:pPr>
        <w:shd w:val="clear" w:color="auto" w:fill="FFFFFF"/>
        <w:autoSpaceDE w:val="0"/>
        <w:autoSpaceDN w:val="0"/>
        <w:adjustRightInd w:val="0"/>
        <w:spacing w:after="0" w:line="240" w:lineRule="auto"/>
        <w:rPr>
          <w:del w:id="286" w:author="UAT" w:date="2019-07-20T15:05:00Z"/>
          <w:rFonts w:ascii="Lucida Console" w:hAnsi="Lucida Console" w:cs="Lucida Console"/>
          <w:sz w:val="18"/>
          <w:szCs w:val="18"/>
        </w:rPr>
      </w:pPr>
    </w:p>
    <w:p w14:paraId="2722F4D0" w14:textId="0E07AAE9" w:rsidR="005514AD" w:rsidDel="00FC7327" w:rsidRDefault="005514AD" w:rsidP="005514AD">
      <w:pPr>
        <w:shd w:val="clear" w:color="auto" w:fill="FFFFFF"/>
        <w:autoSpaceDE w:val="0"/>
        <w:autoSpaceDN w:val="0"/>
        <w:adjustRightInd w:val="0"/>
        <w:spacing w:after="0" w:line="240" w:lineRule="auto"/>
        <w:rPr>
          <w:del w:id="287" w:author="UAT" w:date="2019-07-20T15:05:00Z"/>
          <w:rFonts w:ascii="Lucida Console" w:hAnsi="Lucida Console" w:cs="Lucida Console"/>
          <w:sz w:val="18"/>
          <w:szCs w:val="18"/>
        </w:rPr>
      </w:pPr>
      <w:del w:id="288" w:author="UAT" w:date="2019-07-20T15:05:00Z">
        <w:r w:rsidDel="00FC7327">
          <w:rPr>
            <w:rFonts w:ascii="Lucida Console" w:hAnsi="Lucida Console" w:cs="Lucida Console"/>
            <w:color w:val="FF4500"/>
            <w:sz w:val="18"/>
            <w:szCs w:val="18"/>
          </w:rPr>
          <w:delText>$counter3</w:delText>
        </w:r>
        <w:r w:rsidDel="00FC7327">
          <w:rPr>
            <w:rFonts w:ascii="Lucida Console" w:hAnsi="Lucida Console" w:cs="Lucida Console"/>
            <w:color w:val="A9A9A9"/>
            <w:sz w:val="18"/>
            <w:szCs w:val="18"/>
          </w:rPr>
          <w:delText>++</w:delText>
        </w:r>
      </w:del>
    </w:p>
    <w:p w14:paraId="031696DC" w14:textId="12C50F7E" w:rsidR="005514AD" w:rsidDel="00FC7327" w:rsidRDefault="005514AD" w:rsidP="005514AD">
      <w:pPr>
        <w:shd w:val="clear" w:color="auto" w:fill="FFFFFF"/>
        <w:autoSpaceDE w:val="0"/>
        <w:autoSpaceDN w:val="0"/>
        <w:adjustRightInd w:val="0"/>
        <w:spacing w:after="0" w:line="240" w:lineRule="auto"/>
        <w:rPr>
          <w:del w:id="289" w:author="UAT" w:date="2019-07-20T15:05:00Z"/>
          <w:rFonts w:ascii="Lucida Console" w:hAnsi="Lucida Console" w:cs="Lucida Console"/>
          <w:sz w:val="18"/>
          <w:szCs w:val="18"/>
        </w:rPr>
      </w:pPr>
      <w:del w:id="290" w:author="UAT" w:date="2019-07-20T15:05:00Z">
        <w:r w:rsidDel="00FC7327">
          <w:rPr>
            <w:rFonts w:ascii="Lucida Console" w:hAnsi="Lucida Console" w:cs="Lucida Console"/>
            <w:sz w:val="18"/>
            <w:szCs w:val="18"/>
          </w:rPr>
          <w:delText xml:space="preserve">} </w:delText>
        </w:r>
      </w:del>
    </w:p>
    <w:p w14:paraId="14A6361A" w14:textId="2CF010DE" w:rsidR="005514AD" w:rsidDel="00FC7327" w:rsidRDefault="005514AD" w:rsidP="005514AD">
      <w:pPr>
        <w:shd w:val="clear" w:color="auto" w:fill="FFFFFF"/>
        <w:autoSpaceDE w:val="0"/>
        <w:autoSpaceDN w:val="0"/>
        <w:adjustRightInd w:val="0"/>
        <w:spacing w:after="0" w:line="240" w:lineRule="auto"/>
        <w:rPr>
          <w:del w:id="291" w:author="UAT" w:date="2019-07-20T15:05:00Z"/>
          <w:rFonts w:ascii="Lucida Console" w:hAnsi="Lucida Console" w:cs="Lucida Console"/>
          <w:sz w:val="18"/>
          <w:szCs w:val="18"/>
        </w:rPr>
      </w:pPr>
    </w:p>
    <w:p w14:paraId="477639CF" w14:textId="45C3D88D" w:rsidR="005514AD" w:rsidDel="00FC7327" w:rsidRDefault="005514AD" w:rsidP="005514AD">
      <w:pPr>
        <w:shd w:val="clear" w:color="auto" w:fill="FFFFFF"/>
        <w:autoSpaceDE w:val="0"/>
        <w:autoSpaceDN w:val="0"/>
        <w:adjustRightInd w:val="0"/>
        <w:spacing w:after="0" w:line="240" w:lineRule="auto"/>
        <w:rPr>
          <w:del w:id="292" w:author="UAT" w:date="2019-07-20T15:05:00Z"/>
          <w:rFonts w:ascii="Lucida Console" w:hAnsi="Lucida Console" w:cs="Lucida Console"/>
          <w:sz w:val="18"/>
          <w:szCs w:val="18"/>
        </w:rPr>
      </w:pPr>
      <w:del w:id="293" w:author="UAT" w:date="2019-07-20T15:05:00Z">
        <w:r w:rsidDel="00FC7327">
          <w:rPr>
            <w:rFonts w:ascii="Lucida Console" w:hAnsi="Lucida Console" w:cs="Lucida Console"/>
            <w:color w:val="00008B"/>
            <w:sz w:val="18"/>
            <w:szCs w:val="18"/>
          </w:rPr>
          <w:delText>else</w:delText>
        </w:r>
      </w:del>
    </w:p>
    <w:p w14:paraId="1D948F6F" w14:textId="05DD8A63" w:rsidR="005514AD" w:rsidDel="00FC7327" w:rsidRDefault="005514AD" w:rsidP="005514AD">
      <w:pPr>
        <w:shd w:val="clear" w:color="auto" w:fill="FFFFFF"/>
        <w:autoSpaceDE w:val="0"/>
        <w:autoSpaceDN w:val="0"/>
        <w:adjustRightInd w:val="0"/>
        <w:spacing w:after="0" w:line="240" w:lineRule="auto"/>
        <w:rPr>
          <w:del w:id="294" w:author="UAT" w:date="2019-07-20T15:05:00Z"/>
          <w:rFonts w:ascii="Lucida Console" w:hAnsi="Lucida Console" w:cs="Lucida Console"/>
          <w:sz w:val="18"/>
          <w:szCs w:val="18"/>
        </w:rPr>
      </w:pPr>
      <w:del w:id="295" w:author="UAT" w:date="2019-07-20T15:05:00Z">
        <w:r w:rsidDel="00FC7327">
          <w:rPr>
            <w:rFonts w:ascii="Lucida Console" w:hAnsi="Lucida Console" w:cs="Lucida Console"/>
            <w:sz w:val="18"/>
            <w:szCs w:val="18"/>
          </w:rPr>
          <w:delText>{</w:delText>
        </w:r>
      </w:del>
    </w:p>
    <w:p w14:paraId="674F4D38" w14:textId="298A2843" w:rsidR="005514AD" w:rsidDel="00FC7327" w:rsidRDefault="005514AD" w:rsidP="005514AD">
      <w:pPr>
        <w:shd w:val="clear" w:color="auto" w:fill="FFFFFF"/>
        <w:autoSpaceDE w:val="0"/>
        <w:autoSpaceDN w:val="0"/>
        <w:adjustRightInd w:val="0"/>
        <w:spacing w:after="0" w:line="240" w:lineRule="auto"/>
        <w:rPr>
          <w:del w:id="296" w:author="UAT" w:date="2019-07-20T15:05:00Z"/>
          <w:rFonts w:ascii="Lucida Console" w:hAnsi="Lucida Console" w:cs="Lucida Console"/>
          <w:sz w:val="18"/>
          <w:szCs w:val="18"/>
        </w:rPr>
      </w:pPr>
      <w:del w:id="297" w:author="UAT" w:date="2019-07-20T15:05:00Z">
        <w:r w:rsidDel="00FC7327">
          <w:rPr>
            <w:rFonts w:ascii="Lucida Console" w:hAnsi="Lucida Console" w:cs="Lucida Console"/>
            <w:color w:val="FF4500"/>
            <w:sz w:val="18"/>
            <w:szCs w:val="18"/>
          </w:rPr>
          <w:delText>$grp3</w:delText>
        </w:r>
      </w:del>
    </w:p>
    <w:p w14:paraId="68524A83" w14:textId="20D587C1" w:rsidR="005514AD" w:rsidDel="00FC7327" w:rsidRDefault="005514AD" w:rsidP="005514AD">
      <w:pPr>
        <w:shd w:val="clear" w:color="auto" w:fill="FFFFFF"/>
        <w:autoSpaceDE w:val="0"/>
        <w:autoSpaceDN w:val="0"/>
        <w:adjustRightInd w:val="0"/>
        <w:spacing w:after="0" w:line="240" w:lineRule="auto"/>
        <w:rPr>
          <w:del w:id="298" w:author="UAT" w:date="2019-07-20T15:05:00Z"/>
          <w:rFonts w:ascii="Lucida Console" w:hAnsi="Lucida Console" w:cs="Lucida Console"/>
          <w:sz w:val="18"/>
          <w:szCs w:val="18"/>
        </w:rPr>
      </w:pPr>
      <w:del w:id="299" w:author="UAT" w:date="2019-07-20T15:05:00Z">
        <w:r w:rsidDel="00FC7327">
          <w:rPr>
            <w:rFonts w:ascii="Lucida Console" w:hAnsi="Lucida Console" w:cs="Lucida Console"/>
            <w:color w:val="FF4500"/>
            <w:sz w:val="18"/>
            <w:szCs w:val="18"/>
          </w:rPr>
          <w:delText>$MessageboxTitle</w:delText>
        </w:r>
        <w:r w:rsidDel="00FC7327">
          <w:rPr>
            <w:rFonts w:ascii="Lucida Console" w:hAnsi="Lucida Console" w:cs="Lucida Console"/>
            <w:sz w:val="18"/>
            <w:szCs w:val="18"/>
          </w:rPr>
          <w:delText xml:space="preserve"> </w:delText>
        </w:r>
        <w:r w:rsidDel="00FC7327">
          <w:rPr>
            <w:rFonts w:ascii="Lucida Console" w:hAnsi="Lucida Console" w:cs="Lucida Console"/>
            <w:color w:val="A9A9A9"/>
            <w:sz w:val="18"/>
            <w:szCs w:val="18"/>
          </w:rPr>
          <w:delText>=</w:delText>
        </w:r>
        <w:r w:rsidDel="00FC7327">
          <w:rPr>
            <w:rFonts w:ascii="Lucida Console" w:hAnsi="Lucida Console" w:cs="Lucida Console"/>
            <w:sz w:val="18"/>
            <w:szCs w:val="18"/>
          </w:rPr>
          <w:delText xml:space="preserve"> </w:delText>
        </w:r>
        <w:r w:rsidDel="00FC7327">
          <w:rPr>
            <w:rFonts w:ascii="Lucida Console" w:hAnsi="Lucida Console" w:cs="Lucida Console"/>
            <w:color w:val="8B0000"/>
            <w:sz w:val="18"/>
            <w:szCs w:val="18"/>
          </w:rPr>
          <w:delText>“WARNING:Your PC is not Compliant”</w:delText>
        </w:r>
      </w:del>
    </w:p>
    <w:p w14:paraId="38017661" w14:textId="053A1254" w:rsidR="005514AD" w:rsidDel="00FC7327" w:rsidRDefault="005514AD" w:rsidP="005514AD">
      <w:pPr>
        <w:shd w:val="clear" w:color="auto" w:fill="FFFFFF"/>
        <w:autoSpaceDE w:val="0"/>
        <w:autoSpaceDN w:val="0"/>
        <w:adjustRightInd w:val="0"/>
        <w:spacing w:after="0" w:line="240" w:lineRule="auto"/>
        <w:rPr>
          <w:del w:id="300" w:author="UAT" w:date="2019-07-20T15:05:00Z"/>
          <w:rFonts w:ascii="Lucida Console" w:hAnsi="Lucida Console" w:cs="Lucida Console"/>
          <w:sz w:val="18"/>
          <w:szCs w:val="18"/>
        </w:rPr>
      </w:pPr>
      <w:del w:id="301" w:author="UAT" w:date="2019-07-20T15:05:00Z">
        <w:r w:rsidDel="00FC7327">
          <w:rPr>
            <w:rFonts w:ascii="Lucida Console" w:hAnsi="Lucida Console" w:cs="Lucida Console"/>
            <w:color w:val="FF4500"/>
            <w:sz w:val="18"/>
            <w:szCs w:val="18"/>
          </w:rPr>
          <w:delText>$Messageboxbody</w:delText>
        </w:r>
        <w:r w:rsidDel="00FC7327">
          <w:rPr>
            <w:rFonts w:ascii="Lucida Console" w:hAnsi="Lucida Console" w:cs="Lucida Console"/>
            <w:sz w:val="18"/>
            <w:szCs w:val="18"/>
          </w:rPr>
          <w:delText xml:space="preserve"> </w:delText>
        </w:r>
        <w:r w:rsidDel="00FC7327">
          <w:rPr>
            <w:rFonts w:ascii="Lucida Console" w:hAnsi="Lucida Console" w:cs="Lucida Console"/>
            <w:color w:val="A9A9A9"/>
            <w:sz w:val="18"/>
            <w:szCs w:val="18"/>
          </w:rPr>
          <w:delText>=</w:delText>
        </w:r>
        <w:r w:rsidDel="00FC7327">
          <w:rPr>
            <w:rFonts w:ascii="Lucida Console" w:hAnsi="Lucida Console" w:cs="Lucida Console"/>
            <w:sz w:val="18"/>
            <w:szCs w:val="18"/>
          </w:rPr>
          <w:delText xml:space="preserve"> </w:delText>
        </w:r>
        <w:r w:rsidDel="00FC7327">
          <w:rPr>
            <w:rFonts w:ascii="Lucida Console" w:hAnsi="Lucida Console" w:cs="Lucida Console"/>
            <w:color w:val="8B0000"/>
            <w:sz w:val="18"/>
            <w:szCs w:val="18"/>
          </w:rPr>
          <w:delText>“Please Contact GIC HelpDekp:Windows Hotfix Error”</w:delText>
        </w:r>
      </w:del>
    </w:p>
    <w:p w14:paraId="2B274B92" w14:textId="4BFE6C00" w:rsidR="005514AD" w:rsidDel="00FC7327" w:rsidRDefault="005514AD" w:rsidP="005514AD">
      <w:pPr>
        <w:shd w:val="clear" w:color="auto" w:fill="FFFFFF"/>
        <w:autoSpaceDE w:val="0"/>
        <w:autoSpaceDN w:val="0"/>
        <w:adjustRightInd w:val="0"/>
        <w:spacing w:after="0" w:line="240" w:lineRule="auto"/>
        <w:rPr>
          <w:del w:id="302" w:author="UAT" w:date="2019-07-20T15:05:00Z"/>
          <w:rFonts w:ascii="Lucida Console" w:hAnsi="Lucida Console" w:cs="Lucida Console"/>
          <w:sz w:val="18"/>
          <w:szCs w:val="18"/>
        </w:rPr>
      </w:pPr>
      <w:del w:id="303" w:author="UAT" w:date="2019-07-20T15:05:00Z">
        <w:r w:rsidDel="00FC7327">
          <w:rPr>
            <w:rFonts w:ascii="Lucida Console" w:hAnsi="Lucida Console" w:cs="Lucida Console"/>
            <w:color w:val="A9A9A9"/>
            <w:sz w:val="18"/>
            <w:szCs w:val="18"/>
          </w:rPr>
          <w:delText>[</w:delText>
        </w:r>
        <w:r w:rsidDel="00FC7327">
          <w:rPr>
            <w:rFonts w:ascii="Lucida Console" w:hAnsi="Lucida Console" w:cs="Lucida Console"/>
            <w:color w:val="008080"/>
            <w:sz w:val="18"/>
            <w:szCs w:val="18"/>
          </w:rPr>
          <w:delText>System.Windows.MessageBox</w:delText>
        </w:r>
        <w:r w:rsidDel="00FC7327">
          <w:rPr>
            <w:rFonts w:ascii="Lucida Console" w:hAnsi="Lucida Console" w:cs="Lucida Console"/>
            <w:color w:val="A9A9A9"/>
            <w:sz w:val="18"/>
            <w:szCs w:val="18"/>
          </w:rPr>
          <w:delText>]::</w:delText>
        </w:r>
        <w:r w:rsidDel="00FC7327">
          <w:rPr>
            <w:rFonts w:ascii="Lucida Console" w:hAnsi="Lucida Console" w:cs="Lucida Console"/>
            <w:sz w:val="18"/>
            <w:szCs w:val="18"/>
          </w:rPr>
          <w:delText>Show(</w:delText>
        </w:r>
        <w:r w:rsidDel="00FC7327">
          <w:rPr>
            <w:rFonts w:ascii="Lucida Console" w:hAnsi="Lucida Console" w:cs="Lucida Console"/>
            <w:color w:val="FF4500"/>
            <w:sz w:val="18"/>
            <w:szCs w:val="18"/>
          </w:rPr>
          <w:delText>$MessageboxTitle</w:delText>
        </w:r>
        <w:r w:rsidDel="00FC7327">
          <w:rPr>
            <w:rFonts w:ascii="Lucida Console" w:hAnsi="Lucida Console" w:cs="Lucida Console"/>
            <w:color w:val="A9A9A9"/>
            <w:sz w:val="18"/>
            <w:szCs w:val="18"/>
          </w:rPr>
          <w:delText>,</w:delText>
        </w:r>
        <w:r w:rsidDel="00FC7327">
          <w:rPr>
            <w:rFonts w:ascii="Lucida Console" w:hAnsi="Lucida Console" w:cs="Lucida Console"/>
            <w:color w:val="FF4500"/>
            <w:sz w:val="18"/>
            <w:szCs w:val="18"/>
          </w:rPr>
          <w:delText>$Messageboxbody</w:delText>
        </w:r>
        <w:r w:rsidDel="00FC7327">
          <w:rPr>
            <w:rFonts w:ascii="Lucida Console" w:hAnsi="Lucida Console" w:cs="Lucida Console"/>
            <w:color w:val="A9A9A9"/>
            <w:sz w:val="18"/>
            <w:szCs w:val="18"/>
          </w:rPr>
          <w:delText>,</w:delText>
        </w:r>
        <w:r w:rsidDel="00FC7327">
          <w:rPr>
            <w:rFonts w:ascii="Lucida Console" w:hAnsi="Lucida Console" w:cs="Lucida Console"/>
            <w:color w:val="8B0000"/>
            <w:sz w:val="18"/>
            <w:szCs w:val="18"/>
          </w:rPr>
          <w:delText>'Ok'</w:delText>
        </w:r>
        <w:r w:rsidDel="00FC7327">
          <w:rPr>
            <w:rFonts w:ascii="Lucida Console" w:hAnsi="Lucida Console" w:cs="Lucida Console"/>
            <w:color w:val="A9A9A9"/>
            <w:sz w:val="18"/>
            <w:szCs w:val="18"/>
          </w:rPr>
          <w:delText>,</w:delText>
        </w:r>
        <w:r w:rsidDel="00FC7327">
          <w:rPr>
            <w:rFonts w:ascii="Lucida Console" w:hAnsi="Lucida Console" w:cs="Lucida Console"/>
            <w:color w:val="8B0000"/>
            <w:sz w:val="18"/>
            <w:szCs w:val="18"/>
          </w:rPr>
          <w:delText>'Error'</w:delText>
        </w:r>
        <w:r w:rsidDel="00FC7327">
          <w:rPr>
            <w:rFonts w:ascii="Lucida Console" w:hAnsi="Lucida Console" w:cs="Lucida Console"/>
            <w:sz w:val="18"/>
            <w:szCs w:val="18"/>
          </w:rPr>
          <w:delText>)</w:delText>
        </w:r>
      </w:del>
    </w:p>
    <w:p w14:paraId="1D8ADBD6" w14:textId="7A820D25" w:rsidR="005514AD" w:rsidDel="00FC7327" w:rsidRDefault="005514AD" w:rsidP="005514AD">
      <w:pPr>
        <w:shd w:val="clear" w:color="auto" w:fill="FFFFFF"/>
        <w:autoSpaceDE w:val="0"/>
        <w:autoSpaceDN w:val="0"/>
        <w:adjustRightInd w:val="0"/>
        <w:spacing w:after="0" w:line="240" w:lineRule="auto"/>
        <w:rPr>
          <w:del w:id="304" w:author="UAT" w:date="2019-07-20T15:05:00Z"/>
          <w:rFonts w:ascii="Lucida Console" w:hAnsi="Lucida Console" w:cs="Lucida Console"/>
          <w:sz w:val="18"/>
          <w:szCs w:val="18"/>
        </w:rPr>
      </w:pPr>
    </w:p>
    <w:p w14:paraId="73205244" w14:textId="255CE134" w:rsidR="005514AD" w:rsidDel="00FC7327" w:rsidRDefault="005514AD" w:rsidP="005514AD">
      <w:pPr>
        <w:shd w:val="clear" w:color="auto" w:fill="FFFFFF"/>
        <w:autoSpaceDE w:val="0"/>
        <w:autoSpaceDN w:val="0"/>
        <w:adjustRightInd w:val="0"/>
        <w:spacing w:after="0" w:line="240" w:lineRule="auto"/>
        <w:rPr>
          <w:del w:id="305" w:author="UAT" w:date="2019-07-20T15:05:00Z"/>
          <w:rFonts w:ascii="Lucida Console" w:hAnsi="Lucida Console" w:cs="Lucida Console"/>
          <w:sz w:val="18"/>
          <w:szCs w:val="18"/>
        </w:rPr>
      </w:pPr>
      <w:del w:id="306" w:author="UAT" w:date="2019-07-20T15:05:00Z">
        <w:r w:rsidDel="00FC7327">
          <w:rPr>
            <w:rFonts w:ascii="Lucida Console" w:hAnsi="Lucida Console" w:cs="Lucida Console"/>
            <w:color w:val="00008B"/>
            <w:sz w:val="18"/>
            <w:szCs w:val="18"/>
          </w:rPr>
          <w:delText>break</w:delText>
        </w:r>
        <w:r w:rsidDel="00FC7327">
          <w:rPr>
            <w:rFonts w:ascii="Lucida Console" w:hAnsi="Lucida Console" w:cs="Lucida Console"/>
            <w:sz w:val="18"/>
            <w:szCs w:val="18"/>
          </w:rPr>
          <w:delText xml:space="preserve"> </w:delText>
        </w:r>
        <w:r w:rsidDel="00FC7327">
          <w:rPr>
            <w:rFonts w:ascii="Lucida Console" w:hAnsi="Lucida Console" w:cs="Lucida Console"/>
            <w:color w:val="0000FF"/>
            <w:sz w:val="18"/>
            <w:szCs w:val="18"/>
          </w:rPr>
          <w:delText>:AV</w:delText>
        </w:r>
      </w:del>
    </w:p>
    <w:p w14:paraId="3A00FD61" w14:textId="48D656EF" w:rsidR="005514AD" w:rsidDel="00FC7327" w:rsidRDefault="005514AD" w:rsidP="005514AD">
      <w:pPr>
        <w:shd w:val="clear" w:color="auto" w:fill="FFFFFF"/>
        <w:autoSpaceDE w:val="0"/>
        <w:autoSpaceDN w:val="0"/>
        <w:adjustRightInd w:val="0"/>
        <w:spacing w:after="0" w:line="240" w:lineRule="auto"/>
        <w:rPr>
          <w:del w:id="307" w:author="UAT" w:date="2019-07-20T15:05:00Z"/>
          <w:rFonts w:ascii="Lucida Console" w:hAnsi="Lucida Console" w:cs="Lucida Console"/>
          <w:sz w:val="18"/>
          <w:szCs w:val="18"/>
        </w:rPr>
      </w:pPr>
      <w:del w:id="308" w:author="UAT" w:date="2019-07-20T15:05:00Z">
        <w:r w:rsidDel="00FC7327">
          <w:rPr>
            <w:rFonts w:ascii="Lucida Console" w:hAnsi="Lucida Console" w:cs="Lucida Console"/>
            <w:sz w:val="18"/>
            <w:szCs w:val="18"/>
          </w:rPr>
          <w:delText>}</w:delText>
        </w:r>
      </w:del>
    </w:p>
    <w:p w14:paraId="530543AF" w14:textId="4C64989A" w:rsidR="005514AD" w:rsidDel="00FC7327" w:rsidRDefault="005514AD" w:rsidP="005514AD">
      <w:pPr>
        <w:shd w:val="clear" w:color="auto" w:fill="FFFFFF"/>
        <w:autoSpaceDE w:val="0"/>
        <w:autoSpaceDN w:val="0"/>
        <w:adjustRightInd w:val="0"/>
        <w:spacing w:after="0" w:line="240" w:lineRule="auto"/>
        <w:rPr>
          <w:del w:id="309" w:author="UAT" w:date="2019-07-20T15:05:00Z"/>
          <w:rFonts w:ascii="Lucida Console" w:hAnsi="Lucida Console" w:cs="Lucida Console"/>
          <w:sz w:val="18"/>
          <w:szCs w:val="18"/>
        </w:rPr>
      </w:pPr>
      <w:del w:id="310" w:author="UAT" w:date="2019-07-20T15:05:00Z">
        <w:r w:rsidDel="00FC7327">
          <w:rPr>
            <w:rFonts w:ascii="Lucida Console" w:hAnsi="Lucida Console" w:cs="Lucida Console"/>
            <w:sz w:val="18"/>
            <w:szCs w:val="18"/>
          </w:rPr>
          <w:delText>}</w:delText>
        </w:r>
      </w:del>
    </w:p>
    <w:p w14:paraId="0C027B6D" w14:textId="77777777" w:rsidR="005514AD" w:rsidRDefault="005514AD" w:rsidP="005514AD">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780E4914" w14:textId="77777777" w:rsidR="00EA6544" w:rsidRDefault="005514AD" w:rsidP="005514AD">
      <w:pPr>
        <w:rPr>
          <w:ins w:id="311" w:author="Albader Khawaji" w:date="2019-07-20T12:21:00Z"/>
          <w:rFonts w:ascii="Segoe UI" w:eastAsia="Segoe UI" w:hAnsi="Segoe UI" w:cs="Segoe UI"/>
          <w:color w:val="2A2A2A"/>
          <w:sz w:val="20"/>
        </w:rPr>
      </w:pPr>
      <w:r>
        <w:rPr>
          <w:rFonts w:ascii="Segoe UI" w:eastAsia="Segoe UI" w:hAnsi="Segoe UI" w:cs="Segoe UI"/>
          <w:color w:val="2A2A2A"/>
          <w:sz w:val="20"/>
        </w:rPr>
        <w:t xml:space="preserve"> </w:t>
      </w:r>
    </w:p>
    <w:p w14:paraId="5645B8D2" w14:textId="357F8496" w:rsidR="00FD6F86" w:rsidRDefault="00EA6544" w:rsidP="005514AD">
      <w:pPr>
        <w:rPr>
          <w:rFonts w:ascii="Segoe UI" w:eastAsia="Segoe UI" w:hAnsi="Segoe UI" w:cs="Segoe UI"/>
          <w:color w:val="2A2A2A"/>
          <w:sz w:val="20"/>
        </w:rPr>
      </w:pPr>
      <w:commentRangeStart w:id="312"/>
      <w:commentRangeStart w:id="313"/>
      <w:commentRangeEnd w:id="312"/>
      <w:ins w:id="314" w:author="Albader Khawaji" w:date="2019-07-20T12:21:00Z">
        <w:r>
          <w:rPr>
            <w:rStyle w:val="CommentReference"/>
            <w:rFonts w:ascii="Segoe UI" w:eastAsia="Segoe UI" w:hAnsi="Segoe UI" w:cs="Segoe UI"/>
            <w:color w:val="2A2A2A"/>
            <w:sz w:val="20"/>
            <w:szCs w:val="22"/>
          </w:rPr>
          <w:commentReference w:id="312"/>
        </w:r>
      </w:ins>
      <w:commentRangeEnd w:id="313"/>
      <w:r w:rsidR="00FC7327">
        <w:rPr>
          <w:rStyle w:val="CommentReference"/>
          <w:rFonts w:ascii="Segoe UI" w:eastAsia="Segoe UI" w:hAnsi="Segoe UI" w:cs="Segoe UI"/>
          <w:color w:val="2A2A2A"/>
          <w:sz w:val="20"/>
          <w:szCs w:val="22"/>
        </w:rPr>
        <w:commentReference w:id="313"/>
      </w:r>
      <w:del w:id="315" w:author="Albader Khawaji" w:date="2019-07-20T12:21:00Z">
        <w:r w:rsidR="00FD6F86" w:rsidDel="00EA6544">
          <w:rPr>
            <w:rFonts w:ascii="Segoe UI" w:eastAsia="Segoe UI" w:hAnsi="Segoe UI" w:cs="Segoe UI"/>
            <w:color w:val="2A2A2A"/>
            <w:sz w:val="20"/>
          </w:rPr>
          <w:br w:type="page"/>
        </w:r>
      </w:del>
    </w:p>
    <w:p w14:paraId="4BD04148" w14:textId="77777777" w:rsidR="00F911EA" w:rsidRDefault="00C41F68" w:rsidP="00C41F68">
      <w:pPr>
        <w:spacing w:after="99" w:line="251" w:lineRule="auto"/>
        <w:ind w:left="-5" w:right="790"/>
        <w:rPr>
          <w:rFonts w:ascii="Segoe UI" w:eastAsia="Segoe UI" w:hAnsi="Segoe UI" w:cs="Segoe UI"/>
          <w:color w:val="2A2A2A"/>
          <w:sz w:val="20"/>
        </w:rPr>
      </w:pPr>
      <w:r>
        <w:rPr>
          <w:rFonts w:ascii="Segoe UI" w:eastAsia="Segoe UI" w:hAnsi="Segoe UI" w:cs="Segoe UI"/>
          <w:color w:val="2A2A2A"/>
          <w:sz w:val="20"/>
        </w:rPr>
        <w:t>The policy will apply during computer startup. Below is the flowchart of how policy will check the posture check of the client computer in GIC Domain.</w:t>
      </w:r>
    </w:p>
    <w:p w14:paraId="0F653DB4" w14:textId="77777777" w:rsidR="00C41F68" w:rsidRDefault="00F911EA" w:rsidP="00C41F68">
      <w:pPr>
        <w:spacing w:after="99" w:line="251" w:lineRule="auto"/>
        <w:ind w:left="-5" w:right="790"/>
      </w:pPr>
      <w:r>
        <w:rPr>
          <w:noProof/>
        </w:rPr>
        <w:lastRenderedPageBreak/>
        <w:drawing>
          <wp:inline distT="0" distB="0" distL="0" distR="0" wp14:anchorId="6E7C47F9" wp14:editId="30E20448">
            <wp:extent cx="5943600" cy="6870700"/>
            <wp:effectExtent l="0" t="0" r="0" b="6350"/>
            <wp:docPr id="6918" name="Picture 6918"/>
            <wp:cNvGraphicFramePr/>
            <a:graphic xmlns:a="http://schemas.openxmlformats.org/drawingml/2006/main">
              <a:graphicData uri="http://schemas.openxmlformats.org/drawingml/2006/picture">
                <pic:pic xmlns:pic="http://schemas.openxmlformats.org/drawingml/2006/picture">
                  <pic:nvPicPr>
                    <pic:cNvPr id="6918" name="Picture 6918"/>
                    <pic:cNvPicPr/>
                  </pic:nvPicPr>
                  <pic:blipFill>
                    <a:blip r:embed="rId17"/>
                    <a:stretch>
                      <a:fillRect/>
                    </a:stretch>
                  </pic:blipFill>
                  <pic:spPr>
                    <a:xfrm>
                      <a:off x="0" y="0"/>
                      <a:ext cx="5943600" cy="6870700"/>
                    </a:xfrm>
                    <a:prstGeom prst="rect">
                      <a:avLst/>
                    </a:prstGeom>
                  </pic:spPr>
                </pic:pic>
              </a:graphicData>
            </a:graphic>
          </wp:inline>
        </w:drawing>
      </w:r>
      <w:r w:rsidR="00C41F68">
        <w:rPr>
          <w:rFonts w:ascii="Segoe UI" w:eastAsia="Segoe UI" w:hAnsi="Segoe UI" w:cs="Segoe UI"/>
          <w:color w:val="2A2A2A"/>
          <w:sz w:val="20"/>
        </w:rPr>
        <w:t xml:space="preserve"> </w:t>
      </w:r>
    </w:p>
    <w:p w14:paraId="39FCCE00" w14:textId="77777777" w:rsidR="00C41F68" w:rsidRDefault="00C41F68" w:rsidP="00C41F68">
      <w:pPr>
        <w:spacing w:after="0"/>
        <w:ind w:right="775"/>
        <w:jc w:val="right"/>
        <w:rPr>
          <w:rFonts w:ascii="Segoe UI" w:eastAsia="Segoe UI" w:hAnsi="Segoe UI" w:cs="Segoe UI"/>
          <w:color w:val="2A2A2A"/>
          <w:sz w:val="20"/>
        </w:rPr>
      </w:pPr>
      <w:r>
        <w:rPr>
          <w:rFonts w:ascii="Segoe UI" w:eastAsia="Segoe UI" w:hAnsi="Segoe UI" w:cs="Segoe UI"/>
          <w:color w:val="2A2A2A"/>
          <w:sz w:val="20"/>
        </w:rPr>
        <w:t xml:space="preserve"> </w:t>
      </w:r>
    </w:p>
    <w:p w14:paraId="3277A4E7" w14:textId="77777777" w:rsidR="00A33403" w:rsidRDefault="00A33403">
      <w:pPr>
        <w:rPr>
          <w:rFonts w:ascii="Segoe UI" w:eastAsia="Segoe UI" w:hAnsi="Segoe UI" w:cs="Segoe UI"/>
          <w:color w:val="2A2A2A"/>
          <w:sz w:val="20"/>
        </w:rPr>
      </w:pPr>
      <w:r>
        <w:rPr>
          <w:rFonts w:ascii="Segoe UI" w:eastAsia="Segoe UI" w:hAnsi="Segoe UI" w:cs="Segoe UI"/>
          <w:color w:val="2A2A2A"/>
          <w:sz w:val="20"/>
        </w:rPr>
        <w:br w:type="page"/>
      </w:r>
    </w:p>
    <w:p w14:paraId="32FDEFA9" w14:textId="77777777" w:rsidR="00A33403" w:rsidRDefault="00A33403" w:rsidP="00C41F68">
      <w:pPr>
        <w:spacing w:after="0"/>
        <w:ind w:right="775"/>
        <w:jc w:val="right"/>
      </w:pPr>
    </w:p>
    <w:p w14:paraId="52DFF3A5" w14:textId="77777777" w:rsidR="00C41F68" w:rsidRDefault="008A5A95" w:rsidP="00184E47">
      <w:pPr>
        <w:pStyle w:val="Heading2"/>
        <w:numPr>
          <w:ilvl w:val="0"/>
          <w:numId w:val="5"/>
        </w:numPr>
        <w:rPr>
          <w:b/>
          <w:sz w:val="32"/>
        </w:rPr>
      </w:pPr>
      <w:bookmarkStart w:id="316" w:name="_Toc14501850"/>
      <w:bookmarkStart w:id="317" w:name="_Toc148948"/>
      <w:r>
        <w:rPr>
          <w:b/>
        </w:rPr>
        <w:t>Cisco ISE</w:t>
      </w:r>
      <w:r w:rsidR="00915484">
        <w:rPr>
          <w:b/>
        </w:rPr>
        <w:t xml:space="preserve"> Based Posture Check </w:t>
      </w:r>
      <w:r>
        <w:rPr>
          <w:b/>
        </w:rPr>
        <w:t xml:space="preserve">for </w:t>
      </w:r>
      <w:r w:rsidRPr="00915484">
        <w:rPr>
          <w:b/>
          <w:sz w:val="32"/>
        </w:rPr>
        <w:t>Non</w:t>
      </w:r>
      <w:r w:rsidR="00C41F68" w:rsidRPr="00915484">
        <w:rPr>
          <w:b/>
          <w:sz w:val="32"/>
        </w:rPr>
        <w:t>–Authenticated / Authenticated computer</w:t>
      </w:r>
      <w:bookmarkEnd w:id="316"/>
      <w:r w:rsidR="00C41F68" w:rsidRPr="00915484">
        <w:rPr>
          <w:b/>
          <w:sz w:val="32"/>
        </w:rPr>
        <w:t xml:space="preserve"> </w:t>
      </w:r>
      <w:bookmarkEnd w:id="317"/>
    </w:p>
    <w:p w14:paraId="7492E531" w14:textId="77777777" w:rsidR="00924D74" w:rsidRPr="00924D74" w:rsidRDefault="00924D74" w:rsidP="00924D74">
      <w:pPr>
        <w:pStyle w:val="Heading3"/>
        <w:numPr>
          <w:ilvl w:val="1"/>
          <w:numId w:val="5"/>
        </w:numPr>
        <w:rPr>
          <w:b/>
          <w:bCs/>
          <w:smallCaps/>
          <w:color w:val="4472C4" w:themeColor="accent1"/>
          <w:spacing w:val="5"/>
        </w:rPr>
      </w:pPr>
      <w:bookmarkStart w:id="318" w:name="_Toc14501851"/>
      <w:r w:rsidRPr="00582634">
        <w:rPr>
          <w:rStyle w:val="IntenseReference"/>
        </w:rPr>
        <w:t xml:space="preserve">ISE </w:t>
      </w:r>
      <w:r>
        <w:rPr>
          <w:rStyle w:val="IntenseReference"/>
        </w:rPr>
        <w:t>Configuration Steps</w:t>
      </w:r>
      <w:bookmarkEnd w:id="318"/>
    </w:p>
    <w:p w14:paraId="426F8A5A" w14:textId="77777777" w:rsidR="00924D74" w:rsidRDefault="00924D74" w:rsidP="00924D74">
      <w:pPr>
        <w:numPr>
          <w:ilvl w:val="0"/>
          <w:numId w:val="1"/>
        </w:numPr>
        <w:spacing w:after="30" w:line="248" w:lineRule="auto"/>
        <w:ind w:left="540" w:right="177"/>
        <w:jc w:val="both"/>
      </w:pPr>
      <w:r w:rsidRPr="00924D74">
        <w:t>Configure and deploy client provisioning services.</w:t>
      </w:r>
    </w:p>
    <w:p w14:paraId="4C1B7AC8" w14:textId="77777777" w:rsidR="00924D74" w:rsidRPr="00924D74" w:rsidRDefault="00924D74" w:rsidP="00924D74">
      <w:pPr>
        <w:pStyle w:val="ListParagraph"/>
        <w:numPr>
          <w:ilvl w:val="0"/>
          <w:numId w:val="1"/>
        </w:numPr>
        <w:spacing w:after="44" w:line="248" w:lineRule="auto"/>
        <w:ind w:right="177"/>
        <w:jc w:val="both"/>
      </w:pPr>
      <w:r w:rsidRPr="00924D74">
        <w:t>NAC Agent: Persistent posture agent for Windows client PCs.</w:t>
      </w:r>
    </w:p>
    <w:p w14:paraId="55422D90" w14:textId="77777777" w:rsidR="00924D74" w:rsidRPr="00924D74" w:rsidRDefault="00924D74" w:rsidP="00924D74">
      <w:pPr>
        <w:pStyle w:val="ListParagraph"/>
        <w:numPr>
          <w:ilvl w:val="0"/>
          <w:numId w:val="1"/>
        </w:numPr>
        <w:spacing w:after="44" w:line="248" w:lineRule="auto"/>
        <w:ind w:right="177"/>
        <w:jc w:val="both"/>
      </w:pPr>
      <w:r w:rsidRPr="00924D74">
        <w:t>Mac OS X Agent: Persistent posture agent for Mac OS X client PCs.</w:t>
      </w:r>
    </w:p>
    <w:p w14:paraId="66DABE28" w14:textId="77777777" w:rsidR="00924D74" w:rsidRDefault="00924D74" w:rsidP="00924D74">
      <w:pPr>
        <w:pStyle w:val="ListParagraph"/>
        <w:numPr>
          <w:ilvl w:val="0"/>
          <w:numId w:val="1"/>
        </w:numPr>
        <w:spacing w:after="44" w:line="248" w:lineRule="auto"/>
        <w:ind w:right="177"/>
        <w:jc w:val="both"/>
      </w:pPr>
      <w:r w:rsidRPr="00924D74">
        <w:t>Web Agent: Temporal posture agent for Windows only PCs.</w:t>
      </w:r>
    </w:p>
    <w:p w14:paraId="70BE045B" w14:textId="77777777" w:rsidR="00924D74" w:rsidRPr="00924D74" w:rsidRDefault="00924D74" w:rsidP="00924D74">
      <w:pPr>
        <w:pStyle w:val="ListParagraph"/>
        <w:numPr>
          <w:ilvl w:val="0"/>
          <w:numId w:val="1"/>
        </w:numPr>
        <w:spacing w:after="44" w:line="248" w:lineRule="auto"/>
        <w:ind w:right="177"/>
        <w:jc w:val="both"/>
      </w:pPr>
      <w:r w:rsidRPr="00924D74">
        <w:t xml:space="preserve">Compliance Module: OPSWAT module that provides updates to current </w:t>
      </w:r>
      <w:r>
        <w:t xml:space="preserve">         </w:t>
      </w:r>
      <w:r w:rsidRPr="00924D74">
        <w:t>AV/AS vendor support for both the NAC Agent and Mac OS X Agent. Not applicable to Web Agent.</w:t>
      </w:r>
    </w:p>
    <w:p w14:paraId="44BA129E" w14:textId="77777777" w:rsidR="002043E9" w:rsidRDefault="00924D74" w:rsidP="00924D74">
      <w:pPr>
        <w:pStyle w:val="ListParagraph"/>
        <w:numPr>
          <w:ilvl w:val="0"/>
          <w:numId w:val="1"/>
        </w:numPr>
        <w:spacing w:after="44" w:line="248" w:lineRule="auto"/>
        <w:ind w:right="177"/>
        <w:jc w:val="both"/>
      </w:pPr>
      <w:r w:rsidRPr="00924D74">
        <w:t>Profiles: Agent configuration files fo</w:t>
      </w:r>
      <w:r w:rsidR="002043E9">
        <w:t>r NAC Agent and Mac OS X Agent.</w:t>
      </w:r>
    </w:p>
    <w:p w14:paraId="3168FF1B" w14:textId="77777777" w:rsidR="00924D74" w:rsidRPr="00924D74" w:rsidRDefault="00924D74" w:rsidP="00924D74">
      <w:pPr>
        <w:pStyle w:val="ListParagraph"/>
        <w:numPr>
          <w:ilvl w:val="0"/>
          <w:numId w:val="1"/>
        </w:numPr>
        <w:spacing w:after="44" w:line="248" w:lineRule="auto"/>
        <w:ind w:right="177"/>
        <w:jc w:val="both"/>
      </w:pPr>
      <w:r w:rsidRPr="00924D74">
        <w:t>Updates locally installed XML files on client PCs. Not applicable to Web Agent.</w:t>
      </w:r>
    </w:p>
    <w:p w14:paraId="240F8222" w14:textId="77777777" w:rsidR="00924D74" w:rsidRPr="00924D74" w:rsidRDefault="00924D74" w:rsidP="002043E9">
      <w:pPr>
        <w:numPr>
          <w:ilvl w:val="0"/>
          <w:numId w:val="1"/>
        </w:numPr>
        <w:spacing w:after="30" w:line="248" w:lineRule="auto"/>
        <w:ind w:right="177"/>
        <w:jc w:val="both"/>
      </w:pPr>
      <w:r w:rsidRPr="00924D74">
        <w:t>Configure authorization policies.</w:t>
      </w:r>
    </w:p>
    <w:p w14:paraId="0200053B" w14:textId="77777777" w:rsidR="00924D74" w:rsidRDefault="00924D74" w:rsidP="002043E9">
      <w:pPr>
        <w:numPr>
          <w:ilvl w:val="0"/>
          <w:numId w:val="1"/>
        </w:numPr>
        <w:spacing w:after="30" w:line="248" w:lineRule="auto"/>
        <w:ind w:right="177"/>
        <w:jc w:val="both"/>
      </w:pPr>
      <w:r w:rsidRPr="00924D74">
        <w:t>Configure posture policies.</w:t>
      </w:r>
    </w:p>
    <w:p w14:paraId="55D568B9" w14:textId="77777777" w:rsidR="003745EC" w:rsidRPr="008A5A95" w:rsidRDefault="003745EC" w:rsidP="003745EC">
      <w:pPr>
        <w:pStyle w:val="Heading3"/>
        <w:numPr>
          <w:ilvl w:val="1"/>
          <w:numId w:val="5"/>
        </w:numPr>
        <w:rPr>
          <w:rStyle w:val="IntenseReference"/>
        </w:rPr>
      </w:pPr>
      <w:bookmarkStart w:id="319" w:name="_Toc14501852"/>
      <w:r w:rsidRPr="008A5A95">
        <w:rPr>
          <w:rStyle w:val="IntenseReference"/>
        </w:rPr>
        <w:t>Posture Condition Configured on Cisco ISE</w:t>
      </w:r>
      <w:bookmarkEnd w:id="319"/>
    </w:p>
    <w:p w14:paraId="771F5533" w14:textId="77777777" w:rsidR="003745EC" w:rsidRPr="00F911EA" w:rsidRDefault="003745EC" w:rsidP="003745EC">
      <w:pPr>
        <w:spacing w:after="44" w:line="248" w:lineRule="auto"/>
        <w:ind w:left="360" w:right="177"/>
        <w:jc w:val="both"/>
        <w:rPr>
          <w:rStyle w:val="IntenseReference"/>
        </w:rPr>
      </w:pPr>
    </w:p>
    <w:p w14:paraId="08148E20" w14:textId="77777777" w:rsidR="003745EC" w:rsidRDefault="003745EC" w:rsidP="003745EC">
      <w:pPr>
        <w:spacing w:after="70" w:line="248" w:lineRule="auto"/>
        <w:ind w:right="177"/>
        <w:jc w:val="both"/>
      </w:pPr>
      <w:r>
        <w:t xml:space="preserve">Below Posture Check will be configured on Cisco ISE </w:t>
      </w:r>
    </w:p>
    <w:p w14:paraId="179D1A33" w14:textId="77777777" w:rsidR="003745EC" w:rsidRDefault="003745EC" w:rsidP="003745EC">
      <w:pPr>
        <w:spacing w:after="70" w:line="248" w:lineRule="auto"/>
        <w:ind w:right="177"/>
        <w:jc w:val="both"/>
      </w:pPr>
    </w:p>
    <w:p w14:paraId="0102CF54" w14:textId="77777777" w:rsidR="003745EC" w:rsidRDefault="003745EC" w:rsidP="002043E9">
      <w:pPr>
        <w:numPr>
          <w:ilvl w:val="0"/>
          <w:numId w:val="21"/>
        </w:numPr>
        <w:spacing w:after="70" w:line="248" w:lineRule="auto"/>
        <w:ind w:right="177"/>
        <w:jc w:val="both"/>
      </w:pPr>
      <w:r>
        <w:t xml:space="preserve">Anti-Malware Condition </w:t>
      </w:r>
    </w:p>
    <w:p w14:paraId="63D870DA" w14:textId="77777777" w:rsidR="003745EC" w:rsidRDefault="003745EC" w:rsidP="002043E9">
      <w:pPr>
        <w:numPr>
          <w:ilvl w:val="0"/>
          <w:numId w:val="21"/>
        </w:numPr>
        <w:spacing w:after="49" w:line="248" w:lineRule="auto"/>
        <w:ind w:right="177"/>
        <w:jc w:val="both"/>
      </w:pPr>
      <w:r>
        <w:t xml:space="preserve">Approved Antivirus  </w:t>
      </w:r>
    </w:p>
    <w:p w14:paraId="016E42E7" w14:textId="77777777" w:rsidR="003745EC" w:rsidRDefault="003745EC" w:rsidP="002043E9">
      <w:pPr>
        <w:numPr>
          <w:ilvl w:val="1"/>
          <w:numId w:val="21"/>
        </w:numPr>
        <w:spacing w:after="49" w:line="248" w:lineRule="auto"/>
        <w:ind w:right="177"/>
        <w:jc w:val="both"/>
      </w:pPr>
      <w:r>
        <w:t>Symantec Web Client</w:t>
      </w:r>
    </w:p>
    <w:p w14:paraId="7E093F7A" w14:textId="77777777" w:rsidR="002043E9" w:rsidRDefault="003745EC" w:rsidP="002043E9">
      <w:pPr>
        <w:numPr>
          <w:ilvl w:val="0"/>
          <w:numId w:val="21"/>
        </w:numPr>
        <w:spacing w:after="34" w:line="248" w:lineRule="auto"/>
        <w:ind w:right="177"/>
        <w:jc w:val="both"/>
      </w:pPr>
      <w:r>
        <w:t xml:space="preserve">Approved Antivirus updates </w:t>
      </w:r>
    </w:p>
    <w:p w14:paraId="43D527ED" w14:textId="77777777" w:rsidR="002043E9" w:rsidRDefault="003745EC" w:rsidP="002043E9">
      <w:pPr>
        <w:numPr>
          <w:ilvl w:val="0"/>
          <w:numId w:val="21"/>
        </w:numPr>
        <w:spacing w:after="34" w:line="248" w:lineRule="auto"/>
        <w:ind w:right="177"/>
        <w:jc w:val="both"/>
      </w:pPr>
      <w:r>
        <w:t xml:space="preserve">Anti-Spyware Condition </w:t>
      </w:r>
    </w:p>
    <w:p w14:paraId="6369972C" w14:textId="77777777" w:rsidR="003745EC" w:rsidRDefault="003745EC" w:rsidP="002043E9">
      <w:pPr>
        <w:numPr>
          <w:ilvl w:val="0"/>
          <w:numId w:val="21"/>
        </w:numPr>
        <w:spacing w:after="34" w:line="248" w:lineRule="auto"/>
        <w:ind w:right="177"/>
        <w:jc w:val="both"/>
      </w:pPr>
      <w:r>
        <w:t xml:space="preserve">Application Condition (Applications not listed in Office use) </w:t>
      </w:r>
    </w:p>
    <w:p w14:paraId="64D95849" w14:textId="77777777" w:rsidR="003745EC" w:rsidRDefault="003745EC" w:rsidP="002043E9">
      <w:pPr>
        <w:pStyle w:val="ListParagraph"/>
        <w:numPr>
          <w:ilvl w:val="1"/>
          <w:numId w:val="21"/>
        </w:numPr>
        <w:spacing w:after="47" w:line="248" w:lineRule="auto"/>
        <w:ind w:right="177"/>
        <w:jc w:val="both"/>
      </w:pPr>
      <w:r>
        <w:t xml:space="preserve">Microsoft Office  </w:t>
      </w:r>
    </w:p>
    <w:p w14:paraId="011CD88B" w14:textId="77777777" w:rsidR="003745EC" w:rsidRDefault="003745EC" w:rsidP="002043E9">
      <w:pPr>
        <w:pStyle w:val="ListParagraph"/>
        <w:numPr>
          <w:ilvl w:val="1"/>
          <w:numId w:val="21"/>
        </w:numPr>
        <w:spacing w:after="50" w:line="248" w:lineRule="auto"/>
        <w:ind w:right="177"/>
        <w:jc w:val="both"/>
      </w:pPr>
      <w:r>
        <w:t xml:space="preserve">Acrobat Reader  </w:t>
      </w:r>
    </w:p>
    <w:p w14:paraId="4AABEED0" w14:textId="77777777" w:rsidR="003745EC" w:rsidRDefault="003745EC" w:rsidP="002043E9">
      <w:pPr>
        <w:pStyle w:val="ListParagraph"/>
        <w:numPr>
          <w:ilvl w:val="1"/>
          <w:numId w:val="21"/>
        </w:numPr>
        <w:spacing w:after="50" w:line="248" w:lineRule="auto"/>
        <w:ind w:right="177"/>
        <w:jc w:val="both"/>
      </w:pPr>
      <w:r>
        <w:t xml:space="preserve">ISE AnyConnect </w:t>
      </w:r>
    </w:p>
    <w:p w14:paraId="40F582BF" w14:textId="77777777" w:rsidR="003745EC" w:rsidRDefault="003745EC" w:rsidP="002043E9">
      <w:pPr>
        <w:pStyle w:val="ListParagraph"/>
        <w:numPr>
          <w:ilvl w:val="1"/>
          <w:numId w:val="21"/>
        </w:numPr>
        <w:spacing w:after="50" w:line="248" w:lineRule="auto"/>
        <w:ind w:right="177"/>
        <w:jc w:val="both"/>
      </w:pPr>
      <w:r>
        <w:t>SAP Client</w:t>
      </w:r>
    </w:p>
    <w:p w14:paraId="25A5AEE2" w14:textId="77777777" w:rsidR="003745EC" w:rsidRDefault="003745EC" w:rsidP="002043E9">
      <w:pPr>
        <w:pStyle w:val="ListParagraph"/>
        <w:numPr>
          <w:ilvl w:val="1"/>
          <w:numId w:val="21"/>
        </w:numPr>
        <w:spacing w:after="50" w:line="248" w:lineRule="auto"/>
        <w:ind w:right="177"/>
        <w:jc w:val="both"/>
      </w:pPr>
      <w:r>
        <w:t>Java 8</w:t>
      </w:r>
    </w:p>
    <w:p w14:paraId="6032D13E" w14:textId="77777777" w:rsidR="003745EC" w:rsidRDefault="003745EC" w:rsidP="002043E9">
      <w:pPr>
        <w:pStyle w:val="ListParagraph"/>
        <w:numPr>
          <w:ilvl w:val="1"/>
          <w:numId w:val="21"/>
        </w:numPr>
        <w:spacing w:after="50" w:line="248" w:lineRule="auto"/>
        <w:ind w:right="177"/>
        <w:jc w:val="both"/>
      </w:pPr>
      <w:r>
        <w:t>Silverlight</w:t>
      </w:r>
    </w:p>
    <w:p w14:paraId="189219C2" w14:textId="77777777" w:rsidR="003745EC" w:rsidRDefault="003745EC" w:rsidP="002043E9">
      <w:pPr>
        <w:pStyle w:val="ListParagraph"/>
        <w:numPr>
          <w:ilvl w:val="1"/>
          <w:numId w:val="21"/>
        </w:numPr>
        <w:spacing w:after="50" w:line="248" w:lineRule="auto"/>
        <w:ind w:right="177"/>
        <w:jc w:val="both"/>
      </w:pPr>
      <w:r>
        <w:t>WinRAR</w:t>
      </w:r>
    </w:p>
    <w:p w14:paraId="37F2DFF9" w14:textId="77777777" w:rsidR="003745EC" w:rsidRPr="00BE211E" w:rsidRDefault="003745EC" w:rsidP="002043E9">
      <w:pPr>
        <w:pStyle w:val="ListParagraph"/>
        <w:numPr>
          <w:ilvl w:val="1"/>
          <w:numId w:val="21"/>
        </w:numPr>
        <w:spacing w:after="50" w:line="248" w:lineRule="auto"/>
        <w:ind w:right="177"/>
        <w:jc w:val="both"/>
      </w:pPr>
      <w:r>
        <w:t xml:space="preserve">OneDrive for </w:t>
      </w:r>
      <w:r w:rsidRPr="002043E9">
        <w:rPr>
          <w:b/>
        </w:rPr>
        <w:t>Business</w:t>
      </w:r>
    </w:p>
    <w:p w14:paraId="7B872BA5" w14:textId="77777777" w:rsidR="003745EC" w:rsidRDefault="003745EC" w:rsidP="002043E9">
      <w:pPr>
        <w:pStyle w:val="ListParagraph"/>
        <w:numPr>
          <w:ilvl w:val="1"/>
          <w:numId w:val="21"/>
        </w:numPr>
        <w:spacing w:after="50" w:line="248" w:lineRule="auto"/>
        <w:ind w:right="177"/>
        <w:jc w:val="both"/>
      </w:pPr>
      <w:r>
        <w:t xml:space="preserve">Umbrella Agent </w:t>
      </w:r>
    </w:p>
    <w:p w14:paraId="0BA25121" w14:textId="77777777" w:rsidR="003745EC" w:rsidRDefault="003745EC" w:rsidP="002043E9">
      <w:pPr>
        <w:pStyle w:val="ListParagraph"/>
        <w:numPr>
          <w:ilvl w:val="1"/>
          <w:numId w:val="21"/>
        </w:numPr>
        <w:spacing w:after="50" w:line="248" w:lineRule="auto"/>
        <w:ind w:right="177"/>
        <w:jc w:val="both"/>
      </w:pPr>
      <w:r>
        <w:t xml:space="preserve">Barracuda Agent </w:t>
      </w:r>
    </w:p>
    <w:p w14:paraId="6D0F1FF3" w14:textId="77777777" w:rsidR="003745EC" w:rsidRDefault="003745EC" w:rsidP="002043E9">
      <w:pPr>
        <w:pStyle w:val="ListParagraph"/>
        <w:numPr>
          <w:ilvl w:val="1"/>
          <w:numId w:val="21"/>
        </w:numPr>
        <w:spacing w:after="50" w:line="248" w:lineRule="auto"/>
        <w:ind w:right="177"/>
        <w:jc w:val="both"/>
      </w:pPr>
      <w:r>
        <w:t>Zoho Remote Client</w:t>
      </w:r>
    </w:p>
    <w:p w14:paraId="7849999F" w14:textId="77777777" w:rsidR="003745EC" w:rsidRDefault="003745EC" w:rsidP="002043E9">
      <w:pPr>
        <w:pStyle w:val="ListParagraph"/>
        <w:numPr>
          <w:ilvl w:val="1"/>
          <w:numId w:val="21"/>
        </w:numPr>
        <w:spacing w:after="50" w:line="248" w:lineRule="auto"/>
        <w:ind w:right="177"/>
        <w:jc w:val="both"/>
      </w:pPr>
      <w:r>
        <w:t>ShareX</w:t>
      </w:r>
    </w:p>
    <w:p w14:paraId="3A975BC7" w14:textId="77777777" w:rsidR="003745EC" w:rsidRDefault="003745EC" w:rsidP="002043E9">
      <w:pPr>
        <w:pStyle w:val="ListParagraph"/>
        <w:numPr>
          <w:ilvl w:val="1"/>
          <w:numId w:val="21"/>
        </w:numPr>
        <w:spacing w:after="50" w:line="248" w:lineRule="auto"/>
        <w:ind w:right="177"/>
        <w:jc w:val="both"/>
      </w:pPr>
      <w:r>
        <w:t>Dell SonicWall VPN</w:t>
      </w:r>
    </w:p>
    <w:p w14:paraId="5BA8B43D" w14:textId="77777777" w:rsidR="003745EC" w:rsidRDefault="003745EC" w:rsidP="002043E9">
      <w:pPr>
        <w:pStyle w:val="ListParagraph"/>
        <w:numPr>
          <w:ilvl w:val="1"/>
          <w:numId w:val="21"/>
        </w:numPr>
        <w:spacing w:after="50" w:line="248" w:lineRule="auto"/>
        <w:ind w:right="177"/>
        <w:jc w:val="both"/>
      </w:pPr>
      <w:r>
        <w:t>O365 Company Portal</w:t>
      </w:r>
    </w:p>
    <w:p w14:paraId="721764EB" w14:textId="77777777" w:rsidR="003745EC" w:rsidRDefault="003745EC" w:rsidP="002043E9">
      <w:pPr>
        <w:pStyle w:val="ListParagraph"/>
        <w:numPr>
          <w:ilvl w:val="1"/>
          <w:numId w:val="21"/>
        </w:numPr>
        <w:spacing w:after="70" w:line="248" w:lineRule="auto"/>
        <w:ind w:right="177"/>
        <w:jc w:val="both"/>
      </w:pPr>
      <w:r>
        <w:t xml:space="preserve">OEM Management Software </w:t>
      </w:r>
    </w:p>
    <w:p w14:paraId="068786A2" w14:textId="77777777" w:rsidR="003745EC" w:rsidRPr="00437408" w:rsidRDefault="003745EC" w:rsidP="002043E9">
      <w:pPr>
        <w:pStyle w:val="ListParagraph"/>
        <w:numPr>
          <w:ilvl w:val="1"/>
          <w:numId w:val="21"/>
        </w:numPr>
        <w:spacing w:after="70" w:line="248" w:lineRule="auto"/>
        <w:ind w:right="177"/>
        <w:jc w:val="both"/>
      </w:pPr>
      <w:r>
        <w:t xml:space="preserve">Patch Management Condition </w:t>
      </w:r>
    </w:p>
    <w:p w14:paraId="1844A0B0" w14:textId="77777777" w:rsidR="003745EC" w:rsidRDefault="003745EC" w:rsidP="002043E9">
      <w:pPr>
        <w:pStyle w:val="ListParagraph"/>
        <w:numPr>
          <w:ilvl w:val="1"/>
          <w:numId w:val="21"/>
        </w:numPr>
        <w:spacing w:after="70" w:line="248" w:lineRule="auto"/>
        <w:ind w:right="177"/>
        <w:jc w:val="both"/>
      </w:pPr>
      <w:r>
        <w:lastRenderedPageBreak/>
        <w:t xml:space="preserve">Approved OS Hotfixes </w:t>
      </w:r>
    </w:p>
    <w:p w14:paraId="1BD53D62" w14:textId="77777777" w:rsidR="003745EC" w:rsidRDefault="003745EC" w:rsidP="002043E9">
      <w:pPr>
        <w:pStyle w:val="ListParagraph"/>
        <w:numPr>
          <w:ilvl w:val="1"/>
          <w:numId w:val="21"/>
        </w:numPr>
        <w:spacing w:after="70" w:line="248" w:lineRule="auto"/>
        <w:ind w:right="177"/>
        <w:jc w:val="both"/>
      </w:pPr>
      <w:r>
        <w:t xml:space="preserve">Approved OS patches </w:t>
      </w:r>
    </w:p>
    <w:p w14:paraId="5EA089FA" w14:textId="77777777" w:rsidR="003745EC" w:rsidRDefault="003745EC" w:rsidP="002043E9">
      <w:pPr>
        <w:pStyle w:val="ListParagraph"/>
        <w:numPr>
          <w:ilvl w:val="1"/>
          <w:numId w:val="21"/>
        </w:numPr>
        <w:spacing w:after="70" w:line="248" w:lineRule="auto"/>
        <w:ind w:right="177"/>
        <w:jc w:val="both"/>
      </w:pPr>
      <w:r>
        <w:t>OS Security updates</w:t>
      </w:r>
    </w:p>
    <w:p w14:paraId="4FDA308F" w14:textId="77777777" w:rsidR="003745EC" w:rsidRDefault="003745EC" w:rsidP="002043E9">
      <w:pPr>
        <w:pStyle w:val="ListParagraph"/>
        <w:numPr>
          <w:ilvl w:val="1"/>
          <w:numId w:val="21"/>
        </w:numPr>
        <w:spacing w:after="70" w:line="248" w:lineRule="auto"/>
        <w:ind w:right="177"/>
        <w:jc w:val="both"/>
      </w:pPr>
      <w:r>
        <w:t xml:space="preserve">Service Condition </w:t>
      </w:r>
    </w:p>
    <w:p w14:paraId="0085B7A5" w14:textId="77777777" w:rsidR="003745EC" w:rsidRDefault="003745EC" w:rsidP="002043E9">
      <w:pPr>
        <w:pStyle w:val="ListParagraph"/>
        <w:numPr>
          <w:ilvl w:val="1"/>
          <w:numId w:val="21"/>
        </w:numPr>
        <w:spacing w:after="70" w:line="248" w:lineRule="auto"/>
        <w:ind w:right="177"/>
        <w:jc w:val="both"/>
      </w:pPr>
      <w:r>
        <w:t xml:space="preserve">Any Services which are not the part of the original image  </w:t>
      </w:r>
    </w:p>
    <w:p w14:paraId="24E2D251" w14:textId="77777777" w:rsidR="00924D74" w:rsidRPr="00582634" w:rsidRDefault="00924D74" w:rsidP="00924D74">
      <w:pPr>
        <w:pStyle w:val="Heading3"/>
        <w:numPr>
          <w:ilvl w:val="1"/>
          <w:numId w:val="5"/>
        </w:numPr>
        <w:rPr>
          <w:rStyle w:val="IntenseReference"/>
        </w:rPr>
      </w:pPr>
      <w:bookmarkStart w:id="320" w:name="_Toc14501853"/>
      <w:r w:rsidRPr="00582634">
        <w:rPr>
          <w:rStyle w:val="IntenseReference"/>
        </w:rPr>
        <w:t xml:space="preserve">ISE </w:t>
      </w:r>
      <w:r>
        <w:rPr>
          <w:rStyle w:val="IntenseReference"/>
        </w:rPr>
        <w:t>to Client Communication Flow</w:t>
      </w:r>
      <w:bookmarkEnd w:id="320"/>
      <w:r>
        <w:rPr>
          <w:rStyle w:val="IntenseReference"/>
        </w:rPr>
        <w:t xml:space="preserve"> </w:t>
      </w:r>
    </w:p>
    <w:p w14:paraId="2CAB28B2" w14:textId="77777777" w:rsidR="002043E9" w:rsidRDefault="00C41F68" w:rsidP="002043E9">
      <w:pPr>
        <w:pStyle w:val="ListParagraph"/>
        <w:numPr>
          <w:ilvl w:val="0"/>
          <w:numId w:val="22"/>
        </w:numPr>
        <w:spacing w:after="30" w:line="248" w:lineRule="auto"/>
        <w:ind w:right="177"/>
        <w:jc w:val="both"/>
      </w:pPr>
      <w:r>
        <w:t xml:space="preserve">NAC Agent and web agent files are downloaded to ISE </w:t>
      </w:r>
    </w:p>
    <w:p w14:paraId="3D450DA4" w14:textId="77777777" w:rsidR="002043E9" w:rsidRDefault="00C41F68" w:rsidP="002043E9">
      <w:pPr>
        <w:pStyle w:val="ListParagraph"/>
        <w:numPr>
          <w:ilvl w:val="0"/>
          <w:numId w:val="22"/>
        </w:numPr>
        <w:spacing w:after="30" w:line="248" w:lineRule="auto"/>
        <w:ind w:right="177"/>
        <w:jc w:val="both"/>
      </w:pPr>
      <w:r>
        <w:t xml:space="preserve">Before </w:t>
      </w:r>
      <w:r w:rsidRPr="006D683F">
        <w:t>posture</w:t>
      </w:r>
      <w:r>
        <w:t xml:space="preserve"> assessment policies and requirement are configured, the authorization policy is updated to apply authorization profiles to guest users that are flagged as non-compliant  </w:t>
      </w:r>
    </w:p>
    <w:p w14:paraId="1D292E06" w14:textId="77777777" w:rsidR="002043E9" w:rsidRDefault="00C41F68" w:rsidP="002043E9">
      <w:pPr>
        <w:pStyle w:val="ListParagraph"/>
        <w:numPr>
          <w:ilvl w:val="0"/>
          <w:numId w:val="22"/>
        </w:numPr>
        <w:spacing w:after="30" w:line="248" w:lineRule="auto"/>
        <w:ind w:right="177"/>
        <w:jc w:val="both"/>
      </w:pPr>
      <w:r>
        <w:t xml:space="preserve">Try new authorization profile defined in this configuration limits access to posture and remediation resources  </w:t>
      </w:r>
    </w:p>
    <w:p w14:paraId="4FD76B74" w14:textId="77777777" w:rsidR="002043E9" w:rsidRDefault="00C41F68" w:rsidP="002043E9">
      <w:pPr>
        <w:pStyle w:val="ListParagraph"/>
        <w:numPr>
          <w:ilvl w:val="0"/>
          <w:numId w:val="22"/>
        </w:numPr>
        <w:spacing w:after="30" w:line="248" w:lineRule="auto"/>
        <w:ind w:right="177"/>
        <w:jc w:val="both"/>
      </w:pPr>
      <w:r>
        <w:t xml:space="preserve">Employed and guest user flagged as complaint are allowed regular network access  </w:t>
      </w:r>
    </w:p>
    <w:p w14:paraId="164221BA" w14:textId="77777777" w:rsidR="00C41F68" w:rsidRDefault="00C41F68" w:rsidP="002043E9">
      <w:pPr>
        <w:pStyle w:val="ListParagraph"/>
        <w:numPr>
          <w:ilvl w:val="0"/>
          <w:numId w:val="22"/>
        </w:numPr>
        <w:spacing w:after="30" w:line="248" w:lineRule="auto"/>
        <w:ind w:right="177"/>
        <w:jc w:val="both"/>
      </w:pPr>
      <w:r>
        <w:t xml:space="preserve">Once client provisioning services has been verified, posture requirement is configured on order to check for antivirus installation, virus definition update and windows critical </w:t>
      </w:r>
      <w:r w:rsidR="00A33403">
        <w:t xml:space="preserve">update </w:t>
      </w:r>
      <w:r>
        <w:t xml:space="preserve">Below profile will be configured Cisco ISE </w:t>
      </w:r>
    </w:p>
    <w:p w14:paraId="02149538" w14:textId="77777777" w:rsidR="002F2F43" w:rsidRDefault="002F2F43" w:rsidP="002F2F43">
      <w:pPr>
        <w:spacing w:after="17" w:line="249" w:lineRule="auto"/>
        <w:ind w:left="180" w:right="177"/>
        <w:jc w:val="both"/>
      </w:pPr>
    </w:p>
    <w:p w14:paraId="6AAD451B" w14:textId="77777777" w:rsidR="002F2F43" w:rsidRPr="002F2F43" w:rsidRDefault="002F2F43" w:rsidP="003745EC">
      <w:pPr>
        <w:pStyle w:val="IntenseQuote"/>
      </w:pPr>
      <w:commentRangeStart w:id="321"/>
      <w:commentRangeStart w:id="322"/>
      <w:r w:rsidRPr="003745EC">
        <w:rPr>
          <w:b/>
        </w:rPr>
        <w:t>Note :</w:t>
      </w:r>
      <w:r>
        <w:t xml:space="preserve"> </w:t>
      </w:r>
      <w:r w:rsidRPr="002F2F43">
        <w:t>If a firewall exists locally on the client or along the network path to the ISE, you must open these</w:t>
      </w:r>
      <w:r>
        <w:t xml:space="preserve"> </w:t>
      </w:r>
      <w:r w:rsidRPr="002F2F43">
        <w:t>ports for ISE NAC communication:</w:t>
      </w:r>
      <w:commentRangeEnd w:id="321"/>
      <w:r w:rsidR="00F66995" w:rsidRPr="002F2F43">
        <w:rPr>
          <w:rStyle w:val="CommentReference"/>
          <w:sz w:val="22"/>
          <w:szCs w:val="22"/>
        </w:rPr>
        <w:commentReference w:id="321"/>
      </w:r>
      <w:commentRangeEnd w:id="322"/>
      <w:r w:rsidR="00974941" w:rsidRPr="002F2F43">
        <w:rPr>
          <w:rStyle w:val="CommentReference"/>
          <w:sz w:val="22"/>
          <w:szCs w:val="22"/>
        </w:rPr>
        <w:commentReference w:id="322"/>
      </w:r>
      <w:r w:rsidRPr="002F2F43">
        <w:br/>
      </w:r>
    </w:p>
    <w:p w14:paraId="14410CC2" w14:textId="77777777" w:rsidR="002F2F43" w:rsidRDefault="002F2F43" w:rsidP="002F2F43">
      <w:pPr>
        <w:pStyle w:val="ListParagraph"/>
        <w:numPr>
          <w:ilvl w:val="0"/>
          <w:numId w:val="8"/>
        </w:numPr>
        <w:spacing w:after="17" w:line="249" w:lineRule="auto"/>
        <w:ind w:right="177"/>
        <w:jc w:val="both"/>
      </w:pPr>
      <w:r w:rsidRPr="002F2F43">
        <w:t>UDP/TCP 8909: Used for client provisioning.</w:t>
      </w:r>
    </w:p>
    <w:p w14:paraId="1E9320D5" w14:textId="77777777" w:rsidR="002F2F43" w:rsidRPr="002F2F43" w:rsidRDefault="002F2F43" w:rsidP="002F2F43">
      <w:pPr>
        <w:pStyle w:val="ListParagraph"/>
        <w:numPr>
          <w:ilvl w:val="0"/>
          <w:numId w:val="8"/>
        </w:numPr>
        <w:spacing w:after="17" w:line="249" w:lineRule="auto"/>
        <w:ind w:right="177"/>
        <w:jc w:val="both"/>
      </w:pPr>
      <w:r w:rsidRPr="002F2F43">
        <w:t>UDP/TCP 8905: Used for posture communication between NAC Agent and ISE (Swiss port).</w:t>
      </w:r>
    </w:p>
    <w:p w14:paraId="0D5F4141" w14:textId="77777777" w:rsidR="002F2F43" w:rsidRDefault="002F2F43" w:rsidP="002F2F43">
      <w:pPr>
        <w:pStyle w:val="ListParagraph"/>
        <w:numPr>
          <w:ilvl w:val="0"/>
          <w:numId w:val="8"/>
        </w:numPr>
        <w:spacing w:after="17" w:line="249" w:lineRule="auto"/>
        <w:ind w:right="177"/>
        <w:jc w:val="both"/>
      </w:pPr>
      <w:r w:rsidRPr="002F2F43">
        <w:t>TCP 8443: Used for guest and posture discovery.</w:t>
      </w:r>
    </w:p>
    <w:p w14:paraId="1A572518" w14:textId="77777777" w:rsidR="003745EC" w:rsidRDefault="003745EC" w:rsidP="003745EC">
      <w:pPr>
        <w:spacing w:after="17" w:line="249" w:lineRule="auto"/>
        <w:ind w:right="177"/>
        <w:jc w:val="both"/>
      </w:pPr>
    </w:p>
    <w:p w14:paraId="1C36D254" w14:textId="77777777" w:rsidR="003745EC" w:rsidRPr="003745EC" w:rsidRDefault="003745EC" w:rsidP="003745EC">
      <w:pPr>
        <w:pStyle w:val="IntenseQuote"/>
        <w:rPr>
          <w:b/>
        </w:rPr>
      </w:pPr>
      <w:r w:rsidRPr="003745EC">
        <w:rPr>
          <w:b/>
        </w:rPr>
        <w:t>Note : Client must be allowed to access these sites, so these URLs must not be redirected:</w:t>
      </w:r>
    </w:p>
    <w:p w14:paraId="7E2F945D" w14:textId="77777777" w:rsidR="003745EC" w:rsidRDefault="003745EC" w:rsidP="003745EC">
      <w:pPr>
        <w:numPr>
          <w:ilvl w:val="0"/>
          <w:numId w:val="18"/>
        </w:numPr>
        <w:shd w:val="clear" w:color="auto" w:fill="FFFFFF"/>
        <w:spacing w:after="0" w:line="300" w:lineRule="atLeast"/>
        <w:ind w:left="225"/>
        <w:textAlignment w:val="baseline"/>
        <w:rPr>
          <w:rFonts w:ascii="inherit" w:hAnsi="inherit" w:cs="Arial"/>
          <w:color w:val="58585B"/>
          <w:sz w:val="21"/>
          <w:szCs w:val="21"/>
        </w:rPr>
      </w:pPr>
      <w:hyperlink r:id="rId18" w:tgtFrame="_blank" w:history="1">
        <w:r>
          <w:rPr>
            <w:rStyle w:val="Hyperlink"/>
            <w:rFonts w:ascii="inherit" w:hAnsi="inherit" w:cs="Arial"/>
            <w:color w:val="6F53BC"/>
            <w:sz w:val="21"/>
            <w:szCs w:val="21"/>
            <w:bdr w:val="none" w:sz="0" w:space="0" w:color="auto" w:frame="1"/>
          </w:rPr>
          <w:t>http://windowsupdate.microsoft.com</w:t>
        </w:r>
      </w:hyperlink>
    </w:p>
    <w:p w14:paraId="025BA84E" w14:textId="77777777" w:rsidR="003745EC" w:rsidRDefault="003745EC" w:rsidP="003745EC">
      <w:pPr>
        <w:numPr>
          <w:ilvl w:val="0"/>
          <w:numId w:val="18"/>
        </w:numPr>
        <w:shd w:val="clear" w:color="auto" w:fill="FFFFFF"/>
        <w:spacing w:after="90" w:line="300" w:lineRule="atLeast"/>
        <w:ind w:left="225"/>
        <w:textAlignment w:val="baseline"/>
        <w:rPr>
          <w:rFonts w:ascii="inherit" w:hAnsi="inherit" w:cs="Arial"/>
          <w:color w:val="58585B"/>
          <w:sz w:val="21"/>
          <w:szCs w:val="21"/>
        </w:rPr>
      </w:pPr>
      <w:r>
        <w:rPr>
          <w:rFonts w:ascii="inherit" w:hAnsi="inherit" w:cs="Arial"/>
          <w:color w:val="58585B"/>
          <w:sz w:val="21"/>
          <w:szCs w:val="21"/>
        </w:rPr>
        <w:t>http://*.windowsupdate.microsoft.com</w:t>
      </w:r>
    </w:p>
    <w:p w14:paraId="115456D6" w14:textId="77777777" w:rsidR="003745EC" w:rsidRDefault="003745EC" w:rsidP="003745EC">
      <w:pPr>
        <w:numPr>
          <w:ilvl w:val="0"/>
          <w:numId w:val="18"/>
        </w:numPr>
        <w:shd w:val="clear" w:color="auto" w:fill="FFFFFF"/>
        <w:spacing w:after="90" w:line="300" w:lineRule="atLeast"/>
        <w:ind w:left="225"/>
        <w:textAlignment w:val="baseline"/>
        <w:rPr>
          <w:rFonts w:ascii="inherit" w:hAnsi="inherit" w:cs="Arial"/>
          <w:color w:val="58585B"/>
          <w:sz w:val="21"/>
          <w:szCs w:val="21"/>
        </w:rPr>
      </w:pPr>
      <w:r>
        <w:rPr>
          <w:rFonts w:ascii="inherit" w:hAnsi="inherit" w:cs="Arial"/>
          <w:color w:val="58585B"/>
          <w:sz w:val="21"/>
          <w:szCs w:val="21"/>
        </w:rPr>
        <w:t>https://*.windowsupdate.microsoft.com</w:t>
      </w:r>
    </w:p>
    <w:p w14:paraId="6B940072" w14:textId="77777777" w:rsidR="003745EC" w:rsidRDefault="003745EC" w:rsidP="003745EC">
      <w:pPr>
        <w:numPr>
          <w:ilvl w:val="0"/>
          <w:numId w:val="18"/>
        </w:numPr>
        <w:shd w:val="clear" w:color="auto" w:fill="FFFFFF"/>
        <w:spacing w:after="90" w:line="300" w:lineRule="atLeast"/>
        <w:ind w:left="225"/>
        <w:textAlignment w:val="baseline"/>
        <w:rPr>
          <w:rFonts w:ascii="inherit" w:hAnsi="inherit" w:cs="Arial"/>
          <w:color w:val="58585B"/>
          <w:sz w:val="21"/>
          <w:szCs w:val="21"/>
        </w:rPr>
      </w:pPr>
      <w:r>
        <w:rPr>
          <w:rFonts w:ascii="inherit" w:hAnsi="inherit" w:cs="Arial"/>
          <w:color w:val="58585B"/>
          <w:sz w:val="21"/>
          <w:szCs w:val="21"/>
        </w:rPr>
        <w:t>http://*.update.microsoft.com</w:t>
      </w:r>
    </w:p>
    <w:p w14:paraId="27E208CE" w14:textId="77777777" w:rsidR="003745EC" w:rsidRDefault="003745EC" w:rsidP="003745EC">
      <w:pPr>
        <w:numPr>
          <w:ilvl w:val="0"/>
          <w:numId w:val="18"/>
        </w:numPr>
        <w:shd w:val="clear" w:color="auto" w:fill="FFFFFF"/>
        <w:spacing w:after="90" w:line="300" w:lineRule="atLeast"/>
        <w:ind w:left="225"/>
        <w:textAlignment w:val="baseline"/>
        <w:rPr>
          <w:rFonts w:ascii="inherit" w:hAnsi="inherit" w:cs="Arial"/>
          <w:color w:val="58585B"/>
          <w:sz w:val="21"/>
          <w:szCs w:val="21"/>
        </w:rPr>
      </w:pPr>
      <w:r>
        <w:rPr>
          <w:rFonts w:ascii="inherit" w:hAnsi="inherit" w:cs="Arial"/>
          <w:color w:val="58585B"/>
          <w:sz w:val="21"/>
          <w:szCs w:val="21"/>
        </w:rPr>
        <w:t>https://*.update.microsoft.com</w:t>
      </w:r>
    </w:p>
    <w:p w14:paraId="25789630" w14:textId="77777777" w:rsidR="003745EC" w:rsidRDefault="003745EC" w:rsidP="003745EC">
      <w:pPr>
        <w:numPr>
          <w:ilvl w:val="0"/>
          <w:numId w:val="18"/>
        </w:numPr>
        <w:shd w:val="clear" w:color="auto" w:fill="FFFFFF"/>
        <w:spacing w:after="90" w:line="300" w:lineRule="atLeast"/>
        <w:ind w:left="225"/>
        <w:textAlignment w:val="baseline"/>
        <w:rPr>
          <w:rFonts w:ascii="inherit" w:hAnsi="inherit" w:cs="Arial"/>
          <w:color w:val="58585B"/>
          <w:sz w:val="21"/>
          <w:szCs w:val="21"/>
        </w:rPr>
      </w:pPr>
      <w:r>
        <w:rPr>
          <w:rFonts w:ascii="inherit" w:hAnsi="inherit" w:cs="Arial"/>
          <w:color w:val="58585B"/>
          <w:sz w:val="21"/>
          <w:szCs w:val="21"/>
        </w:rPr>
        <w:t>http://*.windowsupdate.com</w:t>
      </w:r>
    </w:p>
    <w:p w14:paraId="1E2670A1" w14:textId="77777777" w:rsidR="003745EC" w:rsidRDefault="003745EC" w:rsidP="003745EC">
      <w:pPr>
        <w:numPr>
          <w:ilvl w:val="0"/>
          <w:numId w:val="18"/>
        </w:numPr>
        <w:shd w:val="clear" w:color="auto" w:fill="FFFFFF"/>
        <w:spacing w:after="0" w:line="300" w:lineRule="atLeast"/>
        <w:ind w:left="225"/>
        <w:textAlignment w:val="baseline"/>
        <w:rPr>
          <w:rFonts w:ascii="inherit" w:hAnsi="inherit" w:cs="Arial"/>
          <w:color w:val="58585B"/>
          <w:sz w:val="21"/>
          <w:szCs w:val="21"/>
        </w:rPr>
      </w:pPr>
      <w:hyperlink r:id="rId19" w:tgtFrame="_blank" w:history="1">
        <w:r>
          <w:rPr>
            <w:rStyle w:val="Hyperlink"/>
            <w:rFonts w:ascii="inherit" w:hAnsi="inherit" w:cs="Arial"/>
            <w:color w:val="6F53BC"/>
            <w:sz w:val="21"/>
            <w:szCs w:val="21"/>
            <w:bdr w:val="none" w:sz="0" w:space="0" w:color="auto" w:frame="1"/>
          </w:rPr>
          <w:t>http://download.windowsupdate.com</w:t>
        </w:r>
      </w:hyperlink>
    </w:p>
    <w:p w14:paraId="43BB8503" w14:textId="77777777" w:rsidR="003745EC" w:rsidRDefault="003745EC" w:rsidP="003745EC">
      <w:pPr>
        <w:numPr>
          <w:ilvl w:val="0"/>
          <w:numId w:val="18"/>
        </w:numPr>
        <w:shd w:val="clear" w:color="auto" w:fill="FFFFFF"/>
        <w:spacing w:after="90" w:line="300" w:lineRule="atLeast"/>
        <w:ind w:left="225"/>
        <w:textAlignment w:val="baseline"/>
        <w:rPr>
          <w:rFonts w:ascii="inherit" w:hAnsi="inherit" w:cs="Arial"/>
          <w:color w:val="58585B"/>
          <w:sz w:val="21"/>
          <w:szCs w:val="21"/>
        </w:rPr>
      </w:pPr>
      <w:r>
        <w:rPr>
          <w:rFonts w:ascii="inherit" w:hAnsi="inherit" w:cs="Arial"/>
          <w:color w:val="58585B"/>
          <w:sz w:val="21"/>
          <w:szCs w:val="21"/>
        </w:rPr>
        <w:t>http://*.download.windowsupdate.com</w:t>
      </w:r>
    </w:p>
    <w:p w14:paraId="0BEAAA98" w14:textId="77777777" w:rsidR="003745EC" w:rsidRDefault="003745EC" w:rsidP="003745EC">
      <w:pPr>
        <w:numPr>
          <w:ilvl w:val="0"/>
          <w:numId w:val="18"/>
        </w:numPr>
        <w:shd w:val="clear" w:color="auto" w:fill="FFFFFF"/>
        <w:spacing w:after="0" w:line="300" w:lineRule="atLeast"/>
        <w:ind w:left="225"/>
        <w:textAlignment w:val="baseline"/>
        <w:rPr>
          <w:rFonts w:ascii="inherit" w:hAnsi="inherit" w:cs="Arial"/>
          <w:color w:val="58585B"/>
          <w:sz w:val="21"/>
          <w:szCs w:val="21"/>
        </w:rPr>
      </w:pPr>
      <w:hyperlink r:id="rId20" w:tgtFrame="_blank" w:history="1">
        <w:r>
          <w:rPr>
            <w:rStyle w:val="Hyperlink"/>
            <w:rFonts w:ascii="inherit" w:hAnsi="inherit" w:cs="Arial"/>
            <w:color w:val="6F53BC"/>
            <w:sz w:val="21"/>
            <w:szCs w:val="21"/>
            <w:bdr w:val="none" w:sz="0" w:space="0" w:color="auto" w:frame="1"/>
          </w:rPr>
          <w:t>http://wustat.windows.com</w:t>
        </w:r>
      </w:hyperlink>
    </w:p>
    <w:p w14:paraId="449F4F47" w14:textId="77777777" w:rsidR="003745EC" w:rsidRDefault="003745EC" w:rsidP="003745EC">
      <w:pPr>
        <w:numPr>
          <w:ilvl w:val="0"/>
          <w:numId w:val="18"/>
        </w:numPr>
        <w:shd w:val="clear" w:color="auto" w:fill="FFFFFF"/>
        <w:spacing w:after="0" w:line="300" w:lineRule="atLeast"/>
        <w:ind w:left="225"/>
        <w:textAlignment w:val="baseline"/>
        <w:rPr>
          <w:rFonts w:ascii="inherit" w:hAnsi="inherit" w:cs="Arial"/>
          <w:color w:val="58585B"/>
          <w:sz w:val="21"/>
          <w:szCs w:val="21"/>
        </w:rPr>
      </w:pPr>
      <w:hyperlink r:id="rId21" w:tgtFrame="_blank" w:history="1">
        <w:r>
          <w:rPr>
            <w:rStyle w:val="Hyperlink"/>
            <w:rFonts w:ascii="inherit" w:hAnsi="inherit" w:cs="Arial"/>
            <w:color w:val="6F53BC"/>
            <w:sz w:val="21"/>
            <w:szCs w:val="21"/>
            <w:bdr w:val="none" w:sz="0" w:space="0" w:color="auto" w:frame="1"/>
          </w:rPr>
          <w:t>http://ntservicepack.microsoft.com</w:t>
        </w:r>
      </w:hyperlink>
    </w:p>
    <w:p w14:paraId="2EB12A44" w14:textId="77777777" w:rsidR="003745EC" w:rsidRDefault="003745EC" w:rsidP="003745EC">
      <w:pPr>
        <w:numPr>
          <w:ilvl w:val="0"/>
          <w:numId w:val="18"/>
        </w:numPr>
        <w:shd w:val="clear" w:color="auto" w:fill="FFFFFF"/>
        <w:spacing w:after="0" w:line="300" w:lineRule="atLeast"/>
        <w:ind w:left="225"/>
        <w:textAlignment w:val="baseline"/>
        <w:rPr>
          <w:rFonts w:ascii="inherit" w:hAnsi="inherit" w:cs="Arial"/>
          <w:color w:val="58585B"/>
          <w:sz w:val="21"/>
          <w:szCs w:val="21"/>
        </w:rPr>
      </w:pPr>
      <w:hyperlink r:id="rId22" w:tgtFrame="_blank" w:history="1">
        <w:r>
          <w:rPr>
            <w:rStyle w:val="Hyperlink"/>
            <w:rFonts w:ascii="inherit" w:hAnsi="inherit" w:cs="Arial"/>
            <w:color w:val="6F53BC"/>
            <w:sz w:val="21"/>
            <w:szCs w:val="21"/>
            <w:bdr w:val="none" w:sz="0" w:space="0" w:color="auto" w:frame="1"/>
          </w:rPr>
          <w:t>http://stats.microsoft.com</w:t>
        </w:r>
      </w:hyperlink>
    </w:p>
    <w:p w14:paraId="5DAF3384" w14:textId="77777777" w:rsidR="003745EC" w:rsidRDefault="003745EC" w:rsidP="003745EC">
      <w:pPr>
        <w:numPr>
          <w:ilvl w:val="0"/>
          <w:numId w:val="18"/>
        </w:numPr>
        <w:shd w:val="clear" w:color="auto" w:fill="FFFFFF"/>
        <w:spacing w:after="0" w:line="300" w:lineRule="atLeast"/>
        <w:ind w:left="225"/>
        <w:textAlignment w:val="baseline"/>
        <w:rPr>
          <w:rFonts w:ascii="inherit" w:hAnsi="inherit" w:cs="Arial"/>
          <w:color w:val="58585B"/>
          <w:sz w:val="21"/>
          <w:szCs w:val="21"/>
        </w:rPr>
      </w:pPr>
      <w:hyperlink r:id="rId23" w:tgtFrame="_blank" w:history="1">
        <w:r>
          <w:rPr>
            <w:rStyle w:val="Hyperlink"/>
            <w:rFonts w:ascii="inherit" w:hAnsi="inherit" w:cs="Arial"/>
            <w:color w:val="6F53BC"/>
            <w:sz w:val="21"/>
            <w:szCs w:val="21"/>
            <w:bdr w:val="none" w:sz="0" w:space="0" w:color="auto" w:frame="1"/>
          </w:rPr>
          <w:t>https://stats.microsoft.com</w:t>
        </w:r>
      </w:hyperlink>
    </w:p>
    <w:p w14:paraId="25582D5D" w14:textId="77777777" w:rsidR="003745EC" w:rsidRPr="002F2F43" w:rsidRDefault="003745EC" w:rsidP="003745EC">
      <w:pPr>
        <w:spacing w:after="17" w:line="249" w:lineRule="auto"/>
        <w:ind w:right="177"/>
        <w:jc w:val="both"/>
      </w:pPr>
    </w:p>
    <w:p w14:paraId="42D11D87" w14:textId="77777777" w:rsidR="00D414CE" w:rsidRDefault="00D414CE" w:rsidP="008A5A95">
      <w:pPr>
        <w:spacing w:after="17" w:line="249" w:lineRule="auto"/>
        <w:ind w:left="540" w:right="177"/>
        <w:jc w:val="both"/>
      </w:pPr>
    </w:p>
    <w:p w14:paraId="6B66AE97" w14:textId="77777777" w:rsidR="00582634" w:rsidRPr="00582634" w:rsidRDefault="00582634" w:rsidP="00582634">
      <w:pPr>
        <w:pStyle w:val="Heading3"/>
        <w:numPr>
          <w:ilvl w:val="1"/>
          <w:numId w:val="5"/>
        </w:numPr>
        <w:rPr>
          <w:rStyle w:val="IntenseReference"/>
        </w:rPr>
      </w:pPr>
      <w:bookmarkStart w:id="323" w:name="_Toc14501854"/>
      <w:r w:rsidRPr="00582634">
        <w:rPr>
          <w:rStyle w:val="IntenseReference"/>
        </w:rPr>
        <w:t>ISE Checklist</w:t>
      </w:r>
      <w:bookmarkEnd w:id="323"/>
    </w:p>
    <w:p w14:paraId="5D44BBEF" w14:textId="77777777" w:rsidR="00582634" w:rsidRPr="00582634" w:rsidRDefault="00582634" w:rsidP="00582634">
      <w:pPr>
        <w:pStyle w:val="ListParagraph"/>
        <w:numPr>
          <w:ilvl w:val="0"/>
          <w:numId w:val="8"/>
        </w:numPr>
        <w:spacing w:after="17" w:line="249" w:lineRule="auto"/>
        <w:ind w:right="177"/>
        <w:jc w:val="both"/>
      </w:pPr>
      <w:r w:rsidRPr="00582634">
        <w:t>Navigate to </w:t>
      </w:r>
      <w:r w:rsidRPr="00582634">
        <w:rPr>
          <w:b/>
          <w:bCs/>
        </w:rPr>
        <w:t>Administration &gt; External Identity Sources &gt; Active Directory</w:t>
      </w:r>
      <w:r w:rsidRPr="00582634">
        <w:t>, and verify that ISE is joined to the Active Directory (AD) domain.</w:t>
      </w:r>
    </w:p>
    <w:p w14:paraId="30EA9B03" w14:textId="77777777" w:rsidR="00582634" w:rsidRPr="00582634" w:rsidRDefault="00582634" w:rsidP="00582634">
      <w:pPr>
        <w:pStyle w:val="ListParagraph"/>
        <w:numPr>
          <w:ilvl w:val="0"/>
          <w:numId w:val="8"/>
        </w:numPr>
        <w:spacing w:after="17" w:line="249" w:lineRule="auto"/>
        <w:ind w:right="177"/>
        <w:jc w:val="both"/>
      </w:pPr>
      <w:r w:rsidRPr="00582634">
        <w:t>Click the </w:t>
      </w:r>
      <w:r w:rsidRPr="00582634">
        <w:rPr>
          <w:b/>
          <w:bCs/>
        </w:rPr>
        <w:t>Groups</w:t>
      </w:r>
      <w:r w:rsidRPr="00582634">
        <w:t> tab, and verify that the Domain Users group is added to AD configuration.</w:t>
      </w:r>
    </w:p>
    <w:p w14:paraId="33499E1A" w14:textId="77777777" w:rsidR="00582634" w:rsidRPr="00582634" w:rsidRDefault="00582634" w:rsidP="00582634">
      <w:pPr>
        <w:pStyle w:val="ListParagraph"/>
        <w:numPr>
          <w:ilvl w:val="0"/>
          <w:numId w:val="8"/>
        </w:numPr>
        <w:spacing w:after="17" w:line="249" w:lineRule="auto"/>
        <w:ind w:right="177"/>
        <w:jc w:val="both"/>
      </w:pPr>
      <w:r w:rsidRPr="00582634">
        <w:t>Navigate to</w:t>
      </w:r>
      <w:r w:rsidRPr="00582634">
        <w:rPr>
          <w:b/>
          <w:bCs/>
        </w:rPr>
        <w:t> Administration &gt; Network Resources &gt; Network Devices</w:t>
      </w:r>
      <w:r w:rsidRPr="00582634">
        <w:t>, and verify that the switch and WLC are defined as Network Access Devices (NAD).</w:t>
      </w:r>
    </w:p>
    <w:p w14:paraId="2A432762" w14:textId="77777777" w:rsidR="00582634" w:rsidRPr="00582634" w:rsidRDefault="00582634" w:rsidP="00582634">
      <w:pPr>
        <w:pStyle w:val="ListParagraph"/>
        <w:numPr>
          <w:ilvl w:val="0"/>
          <w:numId w:val="8"/>
        </w:numPr>
        <w:spacing w:after="17" w:line="249" w:lineRule="auto"/>
        <w:ind w:right="177"/>
        <w:rPr>
          <w:rFonts w:ascii="inherit" w:hAnsi="inherit" w:cs="Arial"/>
          <w:color w:val="58585B"/>
          <w:sz w:val="21"/>
          <w:szCs w:val="21"/>
        </w:rPr>
      </w:pPr>
      <w:r w:rsidRPr="00582634">
        <w:t>Under </w:t>
      </w:r>
      <w:r w:rsidRPr="00582634">
        <w:rPr>
          <w:b/>
          <w:bCs/>
        </w:rPr>
        <w:t>Policy &gt; Authentication</w:t>
      </w:r>
      <w:r w:rsidRPr="00582634">
        <w:t>, ensure the dot1x and MAC Authentication Bypass (MAB) rules are configured as described here:</w:t>
      </w:r>
    </w:p>
    <w:p w14:paraId="6D4AAF91" w14:textId="77777777" w:rsidR="00582634" w:rsidRDefault="00582634" w:rsidP="00582634">
      <w:pPr>
        <w:pStyle w:val="ListParagraph"/>
        <w:spacing w:after="17" w:line="249" w:lineRule="auto"/>
        <w:ind w:left="1080" w:right="177"/>
        <w:rPr>
          <w:rFonts w:ascii="inherit" w:hAnsi="inherit" w:cs="Arial"/>
          <w:color w:val="58585B"/>
          <w:sz w:val="21"/>
          <w:szCs w:val="21"/>
        </w:rPr>
      </w:pPr>
    </w:p>
    <w:p w14:paraId="653E4D20" w14:textId="77777777" w:rsidR="00582634" w:rsidRPr="00924D74" w:rsidRDefault="00582634" w:rsidP="00924D74">
      <w:pPr>
        <w:pStyle w:val="ListParagraph"/>
        <w:numPr>
          <w:ilvl w:val="0"/>
          <w:numId w:val="10"/>
        </w:numPr>
        <w:spacing w:after="17" w:line="249" w:lineRule="auto"/>
        <w:ind w:right="177"/>
      </w:pPr>
      <w:r w:rsidRPr="00924D74">
        <w:t>Dot1x authentications for wired and wireless clients are sent to AD Identity Store.</w:t>
      </w:r>
    </w:p>
    <w:p w14:paraId="2221C3C8" w14:textId="77777777" w:rsidR="00924D74" w:rsidRDefault="00924D74" w:rsidP="00924D74">
      <w:pPr>
        <w:shd w:val="clear" w:color="auto" w:fill="FFFFFF"/>
        <w:spacing w:after="90" w:line="300" w:lineRule="atLeast"/>
        <w:ind w:left="450"/>
        <w:textAlignment w:val="baseline"/>
        <w:rPr>
          <w:rFonts w:ascii="inherit" w:hAnsi="inherit" w:cs="Arial"/>
          <w:color w:val="58585B"/>
          <w:sz w:val="21"/>
          <w:szCs w:val="21"/>
        </w:rPr>
      </w:pPr>
      <w:r>
        <w:rPr>
          <w:noProof/>
        </w:rPr>
        <w:drawing>
          <wp:inline distT="0" distB="0" distL="0" distR="0" wp14:anchorId="69CB1C7D" wp14:editId="3010DB8D">
            <wp:extent cx="5943600" cy="1430655"/>
            <wp:effectExtent l="0" t="0" r="0" b="0"/>
            <wp:docPr id="1" name="Picture 1" descr="https://www.cisco.com/c/dam/en/us/support/docs/security/identity-services-engine/116143-config-cise-posture-00-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isco.com/c/dam/en/us/support/docs/security/identity-services-engine/116143-config-cise-posture-00-00.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430655"/>
                    </a:xfrm>
                    <a:prstGeom prst="rect">
                      <a:avLst/>
                    </a:prstGeom>
                    <a:noFill/>
                    <a:ln>
                      <a:noFill/>
                    </a:ln>
                  </pic:spPr>
                </pic:pic>
              </a:graphicData>
            </a:graphic>
          </wp:inline>
        </w:drawing>
      </w:r>
    </w:p>
    <w:p w14:paraId="04608C81" w14:textId="77777777" w:rsidR="00582634" w:rsidRDefault="00582634" w:rsidP="008A5A95">
      <w:pPr>
        <w:spacing w:after="17" w:line="249" w:lineRule="auto"/>
        <w:ind w:left="540" w:right="177"/>
        <w:jc w:val="both"/>
      </w:pPr>
    </w:p>
    <w:p w14:paraId="06FAD0DD" w14:textId="77777777" w:rsidR="00924D74" w:rsidRDefault="00924D74" w:rsidP="008A5A95">
      <w:pPr>
        <w:spacing w:after="17" w:line="249" w:lineRule="auto"/>
        <w:ind w:left="540" w:right="177"/>
        <w:jc w:val="both"/>
      </w:pPr>
    </w:p>
    <w:p w14:paraId="5F2B50E7" w14:textId="77777777" w:rsidR="00265319" w:rsidRDefault="00D414CE" w:rsidP="00184E47">
      <w:pPr>
        <w:pStyle w:val="Heading3"/>
        <w:numPr>
          <w:ilvl w:val="1"/>
          <w:numId w:val="5"/>
        </w:numPr>
        <w:rPr>
          <w:rStyle w:val="IntenseReference"/>
        </w:rPr>
      </w:pPr>
      <w:bookmarkStart w:id="324" w:name="_Toc14501855"/>
      <w:r w:rsidRPr="008A5A95">
        <w:rPr>
          <w:rStyle w:val="IntenseReference"/>
        </w:rPr>
        <w:t>Posture Profile Configured on Cisco ISE</w:t>
      </w:r>
      <w:bookmarkEnd w:id="324"/>
    </w:p>
    <w:p w14:paraId="1BCB849D" w14:textId="77777777" w:rsidR="003745EC" w:rsidRPr="003745EC" w:rsidRDefault="003745EC" w:rsidP="003745EC"/>
    <w:p w14:paraId="69AB3494" w14:textId="77777777" w:rsidR="00C41F68" w:rsidRPr="00265319" w:rsidRDefault="00C41F68" w:rsidP="00BF0D56">
      <w:pPr>
        <w:pStyle w:val="Heading3"/>
        <w:numPr>
          <w:ilvl w:val="2"/>
          <w:numId w:val="5"/>
        </w:numPr>
        <w:rPr>
          <w:rStyle w:val="IntenseReference"/>
        </w:rPr>
      </w:pPr>
      <w:bookmarkStart w:id="325" w:name="_Toc14501856"/>
      <w:r w:rsidRPr="00265319">
        <w:rPr>
          <w:rStyle w:val="IntenseReference"/>
        </w:rPr>
        <w:t>BYOD (Guest)</w:t>
      </w:r>
      <w:bookmarkEnd w:id="325"/>
      <w:r w:rsidRPr="00265319">
        <w:rPr>
          <w:rStyle w:val="IntenseReference"/>
        </w:rPr>
        <w:t xml:space="preserve"> </w:t>
      </w:r>
    </w:p>
    <w:p w14:paraId="680CFEC9" w14:textId="77777777" w:rsidR="00A33403" w:rsidRDefault="00A33403" w:rsidP="008A5A95">
      <w:pPr>
        <w:spacing w:after="44" w:line="248" w:lineRule="auto"/>
        <w:ind w:left="360" w:right="177"/>
        <w:jc w:val="both"/>
      </w:pPr>
      <w:r>
        <w:t xml:space="preserve">All the who is using their own personal Devices will be validated with ISE for Posture Check before allowing them to access the </w:t>
      </w:r>
      <w:r w:rsidR="00437408">
        <w:t>net</w:t>
      </w:r>
      <w:r>
        <w:t>w</w:t>
      </w:r>
      <w:r w:rsidR="00437408">
        <w:t>o</w:t>
      </w:r>
      <w:r>
        <w:t>rk</w:t>
      </w:r>
    </w:p>
    <w:p w14:paraId="559749DF" w14:textId="77777777" w:rsidR="003745EC" w:rsidRDefault="003745EC" w:rsidP="003745EC">
      <w:pPr>
        <w:spacing w:after="44" w:line="248" w:lineRule="auto"/>
        <w:ind w:right="177"/>
        <w:jc w:val="both"/>
        <w:rPr>
          <w:rStyle w:val="IntenseReference"/>
        </w:rPr>
      </w:pPr>
    </w:p>
    <w:p w14:paraId="27F9DC96" w14:textId="77777777" w:rsidR="003745EC" w:rsidRPr="00B47F5C" w:rsidRDefault="003745EC" w:rsidP="00BF0D56">
      <w:pPr>
        <w:pStyle w:val="Heading3"/>
        <w:numPr>
          <w:ilvl w:val="3"/>
          <w:numId w:val="5"/>
        </w:numPr>
        <w:rPr>
          <w:rStyle w:val="IntenseReference"/>
        </w:rPr>
      </w:pPr>
      <w:bookmarkStart w:id="326" w:name="_Toc14501857"/>
      <w:r w:rsidRPr="00B47F5C">
        <w:rPr>
          <w:rStyle w:val="IntenseReference"/>
        </w:rPr>
        <w:t>Guest CWA Posture (NAC Web Agent)</w:t>
      </w:r>
      <w:bookmarkEnd w:id="326"/>
    </w:p>
    <w:p w14:paraId="37902189" w14:textId="77777777" w:rsidR="003745EC" w:rsidRPr="003745EC" w:rsidRDefault="003745EC" w:rsidP="003745EC">
      <w:pPr>
        <w:spacing w:after="44" w:line="248" w:lineRule="auto"/>
        <w:ind w:left="360" w:right="177"/>
        <w:jc w:val="both"/>
      </w:pPr>
      <w:r w:rsidRPr="003745EC">
        <w:t>This is the procedure that users perform, once they connect to the guest SSID with posture enabled.</w:t>
      </w:r>
    </w:p>
    <w:p w14:paraId="2F6363B4" w14:textId="77777777" w:rsidR="003745EC" w:rsidRPr="003745EC" w:rsidRDefault="003745EC" w:rsidP="003745EC">
      <w:pPr>
        <w:pStyle w:val="ListParagraph"/>
        <w:numPr>
          <w:ilvl w:val="0"/>
          <w:numId w:val="17"/>
        </w:numPr>
        <w:spacing w:after="44" w:line="248" w:lineRule="auto"/>
        <w:ind w:right="177"/>
        <w:jc w:val="both"/>
      </w:pPr>
      <w:r w:rsidRPr="003745EC">
        <w:t>Connect to your Guest SSID, or do not configure dot1x on your wired network.</w:t>
      </w:r>
    </w:p>
    <w:p w14:paraId="12F4CF8D" w14:textId="77777777" w:rsidR="003745EC" w:rsidRPr="003745EC" w:rsidRDefault="003745EC" w:rsidP="003745EC">
      <w:pPr>
        <w:pStyle w:val="ListParagraph"/>
        <w:numPr>
          <w:ilvl w:val="0"/>
          <w:numId w:val="17"/>
        </w:numPr>
        <w:spacing w:after="44" w:line="248" w:lineRule="auto"/>
        <w:ind w:right="177"/>
        <w:jc w:val="both"/>
      </w:pPr>
      <w:r w:rsidRPr="003745EC">
        <w:t>Open a browser and try to navigate to a site.</w:t>
      </w:r>
    </w:p>
    <w:p w14:paraId="54CB21EC" w14:textId="77777777" w:rsidR="002043E9" w:rsidRDefault="003745EC" w:rsidP="002043E9">
      <w:pPr>
        <w:pStyle w:val="ListParagraph"/>
        <w:numPr>
          <w:ilvl w:val="0"/>
          <w:numId w:val="17"/>
        </w:numPr>
        <w:spacing w:after="44" w:line="248" w:lineRule="auto"/>
        <w:ind w:right="177"/>
        <w:jc w:val="both"/>
      </w:pPr>
      <w:r w:rsidRPr="003745EC">
        <w:t>The browser is redirected to the guest portal.</w:t>
      </w:r>
    </w:p>
    <w:p w14:paraId="0FE14270" w14:textId="77777777" w:rsidR="003745EC" w:rsidRDefault="003745EC" w:rsidP="002043E9">
      <w:pPr>
        <w:pStyle w:val="ListParagraph"/>
        <w:numPr>
          <w:ilvl w:val="0"/>
          <w:numId w:val="17"/>
        </w:numPr>
        <w:spacing w:after="44" w:line="248" w:lineRule="auto"/>
        <w:ind w:right="177"/>
        <w:jc w:val="both"/>
      </w:pPr>
      <w:r w:rsidRPr="003745EC">
        <w:t>Click </w:t>
      </w:r>
      <w:r w:rsidRPr="002043E9">
        <w:rPr>
          <w:b/>
          <w:bCs/>
        </w:rPr>
        <w:t>Self registration</w:t>
      </w:r>
      <w:r w:rsidRPr="003745EC">
        <w:t>, and proceed with authentication.</w:t>
      </w:r>
    </w:p>
    <w:p w14:paraId="4FBE8526" w14:textId="77777777" w:rsidR="003745EC" w:rsidRPr="003745EC" w:rsidRDefault="003745EC" w:rsidP="003745EC">
      <w:pPr>
        <w:spacing w:after="44" w:line="248" w:lineRule="auto"/>
        <w:ind w:left="360" w:right="177"/>
        <w:jc w:val="both"/>
      </w:pPr>
      <w:r>
        <w:rPr>
          <w:noProof/>
        </w:rPr>
        <w:lastRenderedPageBreak/>
        <w:drawing>
          <wp:inline distT="0" distB="0" distL="0" distR="0" wp14:anchorId="11C37888" wp14:editId="12F3B7C0">
            <wp:extent cx="3808730" cy="2409825"/>
            <wp:effectExtent l="0" t="0" r="1270" b="9525"/>
            <wp:docPr id="11" name="Picture 11" descr="https://www.cisco.com/c/dam/en/us/support/docs/security/identity-services-engine/116143-config-cise-posture-00-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cisco.com/c/dam/en/us/support/docs/security/identity-services-engine/116143-config-cise-posture-00-32.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8730" cy="2409825"/>
                    </a:xfrm>
                    <a:prstGeom prst="rect">
                      <a:avLst/>
                    </a:prstGeom>
                    <a:noFill/>
                    <a:ln>
                      <a:noFill/>
                    </a:ln>
                  </pic:spPr>
                </pic:pic>
              </a:graphicData>
            </a:graphic>
          </wp:inline>
        </w:drawing>
      </w:r>
    </w:p>
    <w:p w14:paraId="5B06E110" w14:textId="77777777" w:rsidR="00F911EA" w:rsidRDefault="00F911EA" w:rsidP="008A5A95">
      <w:pPr>
        <w:spacing w:after="44" w:line="248" w:lineRule="auto"/>
        <w:ind w:left="360" w:right="177"/>
        <w:jc w:val="both"/>
      </w:pPr>
    </w:p>
    <w:p w14:paraId="31F50FFC" w14:textId="77777777" w:rsidR="003745EC" w:rsidRDefault="002043E9" w:rsidP="003745EC">
      <w:pPr>
        <w:pStyle w:val="ListParagraph"/>
        <w:numPr>
          <w:ilvl w:val="0"/>
          <w:numId w:val="17"/>
        </w:numPr>
        <w:spacing w:after="44" w:line="248" w:lineRule="auto"/>
        <w:ind w:right="177"/>
        <w:jc w:val="both"/>
      </w:pPr>
      <w:r w:rsidRPr="003745EC">
        <w:t>Click </w:t>
      </w:r>
      <w:r>
        <w:rPr>
          <w:rStyle w:val="Strong"/>
          <w:rFonts w:ascii="Arial" w:hAnsi="Arial" w:cs="Arial"/>
          <w:color w:val="58585B"/>
          <w:sz w:val="21"/>
          <w:szCs w:val="21"/>
          <w:bdr w:val="none" w:sz="0" w:space="0" w:color="auto" w:frame="1"/>
          <w:shd w:val="clear" w:color="auto" w:fill="FFFFFF"/>
        </w:rPr>
        <w:t>Accept</w:t>
      </w:r>
      <w:r w:rsidR="003745EC">
        <w:rPr>
          <w:rFonts w:ascii="Arial" w:hAnsi="Arial" w:cs="Arial"/>
          <w:color w:val="58585B"/>
          <w:sz w:val="21"/>
          <w:szCs w:val="21"/>
          <w:shd w:val="clear" w:color="auto" w:fill="FFFFFF"/>
        </w:rPr>
        <w:t xml:space="preserve"> in order to accept the </w:t>
      </w:r>
      <w:r>
        <w:rPr>
          <w:rFonts w:ascii="Arial" w:hAnsi="Arial" w:cs="Arial"/>
          <w:color w:val="58585B"/>
          <w:sz w:val="21"/>
          <w:szCs w:val="21"/>
          <w:shd w:val="clear" w:color="auto" w:fill="FFFFFF"/>
        </w:rPr>
        <w:t>AUP.</w:t>
      </w:r>
    </w:p>
    <w:p w14:paraId="217302FA" w14:textId="77777777" w:rsidR="003745EC" w:rsidRDefault="003745EC" w:rsidP="003745EC">
      <w:pPr>
        <w:pStyle w:val="ListParagraph"/>
        <w:spacing w:after="44" w:line="248" w:lineRule="auto"/>
        <w:ind w:left="1080" w:right="177"/>
        <w:jc w:val="both"/>
      </w:pPr>
      <w:r>
        <w:rPr>
          <w:noProof/>
        </w:rPr>
        <w:drawing>
          <wp:inline distT="0" distB="0" distL="0" distR="0" wp14:anchorId="2ADCF906" wp14:editId="7A4A1E76">
            <wp:extent cx="3808730" cy="2736850"/>
            <wp:effectExtent l="0" t="0" r="1270" b="6350"/>
            <wp:docPr id="12" name="Picture 12" descr="https://www.cisco.com/c/dam/en/us/support/docs/security/identity-services-engine/116143-config-cise-posture-00-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cisco.com/c/dam/en/us/support/docs/security/identity-services-engine/116143-config-cise-posture-00-33.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8730" cy="2736850"/>
                    </a:xfrm>
                    <a:prstGeom prst="rect">
                      <a:avLst/>
                    </a:prstGeom>
                    <a:noFill/>
                    <a:ln>
                      <a:noFill/>
                    </a:ln>
                  </pic:spPr>
                </pic:pic>
              </a:graphicData>
            </a:graphic>
          </wp:inline>
        </w:drawing>
      </w:r>
    </w:p>
    <w:p w14:paraId="5445EEC9" w14:textId="77777777" w:rsidR="002043E9" w:rsidRDefault="002043E9" w:rsidP="003745EC">
      <w:pPr>
        <w:pStyle w:val="ListParagraph"/>
        <w:spacing w:after="44" w:line="248" w:lineRule="auto"/>
        <w:ind w:left="1080" w:right="177"/>
        <w:jc w:val="both"/>
      </w:pPr>
    </w:p>
    <w:p w14:paraId="19E6772E" w14:textId="77777777" w:rsidR="003745EC" w:rsidRPr="003745EC" w:rsidRDefault="003745EC" w:rsidP="003745EC">
      <w:pPr>
        <w:pStyle w:val="ListParagraph"/>
        <w:numPr>
          <w:ilvl w:val="0"/>
          <w:numId w:val="17"/>
        </w:numPr>
        <w:spacing w:after="44" w:line="248" w:lineRule="auto"/>
        <w:ind w:right="177"/>
        <w:jc w:val="both"/>
      </w:pPr>
      <w:r w:rsidRPr="003745EC">
        <w:rPr>
          <w:rFonts w:ascii="Arial" w:hAnsi="Arial" w:cs="Arial"/>
          <w:color w:val="58585B"/>
          <w:sz w:val="21"/>
          <w:szCs w:val="21"/>
          <w:shd w:val="clear" w:color="auto" w:fill="FFFFFF"/>
        </w:rPr>
        <w:t>Select </w:t>
      </w:r>
      <w:r w:rsidRPr="003745EC">
        <w:rPr>
          <w:rStyle w:val="Strong"/>
          <w:rFonts w:ascii="Arial" w:hAnsi="Arial" w:cs="Arial"/>
          <w:color w:val="58585B"/>
          <w:sz w:val="21"/>
          <w:szCs w:val="21"/>
          <w:bdr w:val="none" w:sz="0" w:space="0" w:color="auto" w:frame="1"/>
          <w:shd w:val="clear" w:color="auto" w:fill="FFFFFF"/>
        </w:rPr>
        <w:t>Click to install agent</w:t>
      </w:r>
      <w:r w:rsidRPr="003745EC">
        <w:rPr>
          <w:rFonts w:ascii="Arial" w:hAnsi="Arial" w:cs="Arial"/>
          <w:color w:val="58585B"/>
          <w:sz w:val="21"/>
          <w:szCs w:val="21"/>
          <w:shd w:val="clear" w:color="auto" w:fill="FFFFFF"/>
        </w:rPr>
        <w:t>.</w:t>
      </w:r>
    </w:p>
    <w:p w14:paraId="3976D13D" w14:textId="77777777" w:rsidR="003745EC" w:rsidRDefault="003745EC" w:rsidP="003745EC">
      <w:pPr>
        <w:pStyle w:val="ListParagraph"/>
        <w:spacing w:after="44" w:line="248" w:lineRule="auto"/>
        <w:ind w:left="1080" w:right="177"/>
        <w:jc w:val="both"/>
      </w:pPr>
      <w:r>
        <w:rPr>
          <w:noProof/>
        </w:rPr>
        <w:drawing>
          <wp:inline distT="0" distB="0" distL="0" distR="0" wp14:anchorId="087F996B" wp14:editId="222D5DC9">
            <wp:extent cx="3808730" cy="1362710"/>
            <wp:effectExtent l="0" t="0" r="1270" b="8890"/>
            <wp:docPr id="14" name="Picture 14" descr="https://www.cisco.com/c/dam/en/us/support/docs/security/identity-services-engine/116143-config-cise-posture-00-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cisco.com/c/dam/en/us/support/docs/security/identity-services-engine/116143-config-cise-posture-00-34.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08730" cy="1362710"/>
                    </a:xfrm>
                    <a:prstGeom prst="rect">
                      <a:avLst/>
                    </a:prstGeom>
                    <a:noFill/>
                    <a:ln>
                      <a:noFill/>
                    </a:ln>
                  </pic:spPr>
                </pic:pic>
              </a:graphicData>
            </a:graphic>
          </wp:inline>
        </w:drawing>
      </w:r>
    </w:p>
    <w:p w14:paraId="1E45ED79" w14:textId="77777777" w:rsidR="003745EC" w:rsidRDefault="003745EC" w:rsidP="003745EC">
      <w:pPr>
        <w:pStyle w:val="ListParagraph"/>
        <w:spacing w:after="44" w:line="248" w:lineRule="auto"/>
        <w:ind w:left="1080" w:right="177"/>
        <w:jc w:val="both"/>
      </w:pPr>
    </w:p>
    <w:p w14:paraId="7BB40C67" w14:textId="77777777" w:rsidR="003745EC" w:rsidRDefault="003745EC" w:rsidP="003745EC">
      <w:pPr>
        <w:pStyle w:val="ListParagraph"/>
        <w:spacing w:after="44" w:line="248" w:lineRule="auto"/>
        <w:ind w:left="1080" w:right="177"/>
        <w:jc w:val="both"/>
      </w:pPr>
      <w:r>
        <w:rPr>
          <w:noProof/>
        </w:rPr>
        <w:lastRenderedPageBreak/>
        <w:drawing>
          <wp:inline distT="0" distB="0" distL="0" distR="0" wp14:anchorId="4173BF89" wp14:editId="1087CA9B">
            <wp:extent cx="3808730" cy="2948940"/>
            <wp:effectExtent l="0" t="0" r="1270" b="3810"/>
            <wp:docPr id="15" name="Picture 15" descr="https://www.cisco.com/c/dam/en/us/support/docs/security/identity-services-engine/116143-config-cise-posture-00-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cisco.com/c/dam/en/us/support/docs/security/identity-services-engine/116143-config-cise-posture-00-35.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8730" cy="2948940"/>
                    </a:xfrm>
                    <a:prstGeom prst="rect">
                      <a:avLst/>
                    </a:prstGeom>
                    <a:noFill/>
                    <a:ln>
                      <a:noFill/>
                    </a:ln>
                  </pic:spPr>
                </pic:pic>
              </a:graphicData>
            </a:graphic>
          </wp:inline>
        </w:drawing>
      </w:r>
    </w:p>
    <w:p w14:paraId="454CB644" w14:textId="77777777" w:rsidR="003745EC" w:rsidRDefault="003745EC" w:rsidP="003745EC">
      <w:pPr>
        <w:pStyle w:val="ListParagraph"/>
        <w:spacing w:after="44" w:line="248" w:lineRule="auto"/>
        <w:ind w:left="1080" w:right="177"/>
        <w:jc w:val="both"/>
      </w:pPr>
    </w:p>
    <w:p w14:paraId="2AF92971" w14:textId="77777777" w:rsidR="003745EC" w:rsidRPr="003745EC" w:rsidRDefault="003745EC" w:rsidP="003745EC">
      <w:pPr>
        <w:pStyle w:val="ListParagraph"/>
        <w:numPr>
          <w:ilvl w:val="0"/>
          <w:numId w:val="17"/>
        </w:numPr>
        <w:spacing w:after="44" w:line="248" w:lineRule="auto"/>
        <w:ind w:right="177"/>
        <w:jc w:val="both"/>
      </w:pPr>
      <w:r w:rsidRPr="009D4CCC">
        <w:rPr>
          <w:rFonts w:ascii="Arial" w:hAnsi="Arial" w:cs="Arial"/>
          <w:sz w:val="21"/>
          <w:szCs w:val="21"/>
          <w:shd w:val="clear" w:color="auto" w:fill="FFFFFF"/>
        </w:rPr>
        <w:t>Select </w:t>
      </w:r>
      <w:r w:rsidRPr="009D4CCC">
        <w:rPr>
          <w:rStyle w:val="Strong"/>
          <w:rFonts w:ascii="Arial" w:hAnsi="Arial" w:cs="Arial"/>
          <w:sz w:val="21"/>
          <w:szCs w:val="21"/>
          <w:bdr w:val="none" w:sz="0" w:space="0" w:color="auto" w:frame="1"/>
          <w:shd w:val="clear" w:color="auto" w:fill="FFFFFF"/>
        </w:rPr>
        <w:t>Click to install agent</w:t>
      </w:r>
      <w:r w:rsidRPr="003745EC">
        <w:rPr>
          <w:rFonts w:ascii="Arial" w:hAnsi="Arial" w:cs="Arial"/>
          <w:color w:val="58585B"/>
          <w:sz w:val="21"/>
          <w:szCs w:val="21"/>
          <w:shd w:val="clear" w:color="auto" w:fill="FFFFFF"/>
        </w:rPr>
        <w:t>.</w:t>
      </w:r>
    </w:p>
    <w:p w14:paraId="33B7AC9E" w14:textId="77777777" w:rsidR="003745EC" w:rsidRPr="003745EC" w:rsidRDefault="003745EC" w:rsidP="003745EC">
      <w:pPr>
        <w:pStyle w:val="ListParagraph"/>
        <w:numPr>
          <w:ilvl w:val="0"/>
          <w:numId w:val="17"/>
        </w:numPr>
        <w:spacing w:after="44" w:line="248" w:lineRule="auto"/>
        <w:ind w:right="177"/>
        <w:jc w:val="both"/>
      </w:pPr>
      <w:r>
        <w:t xml:space="preserve">If the PC Compliant you should see this message </w:t>
      </w:r>
    </w:p>
    <w:p w14:paraId="2865F7B3" w14:textId="77777777" w:rsidR="003745EC" w:rsidRDefault="003745EC" w:rsidP="003745EC">
      <w:pPr>
        <w:pStyle w:val="ListParagraph"/>
        <w:spacing w:after="44" w:line="248" w:lineRule="auto"/>
        <w:ind w:left="1080" w:right="177"/>
        <w:jc w:val="both"/>
      </w:pPr>
      <w:r>
        <w:rPr>
          <w:noProof/>
        </w:rPr>
        <w:drawing>
          <wp:inline distT="0" distB="0" distL="0" distR="0" wp14:anchorId="44745BFF" wp14:editId="3EFA2E9D">
            <wp:extent cx="3808730" cy="2991485"/>
            <wp:effectExtent l="0" t="0" r="1270" b="0"/>
            <wp:docPr id="16" name="Picture 16" descr="https://www.cisco.com/c/dam/en/us/support/docs/security/identity-services-engine/116143-config-cise-posture-00-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cisco.com/c/dam/en/us/support/docs/security/identity-services-engine/116143-config-cise-posture-00-38.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08730" cy="2991485"/>
                    </a:xfrm>
                    <a:prstGeom prst="rect">
                      <a:avLst/>
                    </a:prstGeom>
                    <a:noFill/>
                    <a:ln>
                      <a:noFill/>
                    </a:ln>
                  </pic:spPr>
                </pic:pic>
              </a:graphicData>
            </a:graphic>
          </wp:inline>
        </w:drawing>
      </w:r>
    </w:p>
    <w:p w14:paraId="6ADC60BF" w14:textId="77777777" w:rsidR="00FA6F16" w:rsidRDefault="00FA6F16" w:rsidP="003745EC">
      <w:pPr>
        <w:pStyle w:val="ListParagraph"/>
        <w:spacing w:after="44" w:line="248" w:lineRule="auto"/>
        <w:ind w:left="1080" w:right="177"/>
        <w:jc w:val="both"/>
      </w:pPr>
    </w:p>
    <w:p w14:paraId="23786D9C" w14:textId="77777777" w:rsidR="00FA6F16" w:rsidRDefault="00FA6F16" w:rsidP="003745EC">
      <w:pPr>
        <w:pStyle w:val="ListParagraph"/>
        <w:spacing w:after="44" w:line="248" w:lineRule="auto"/>
        <w:ind w:left="1080" w:right="177"/>
        <w:jc w:val="both"/>
      </w:pPr>
    </w:p>
    <w:p w14:paraId="5E11B4A4" w14:textId="77777777" w:rsidR="00FA6F16" w:rsidRDefault="00FA6F16" w:rsidP="003745EC">
      <w:pPr>
        <w:pStyle w:val="ListParagraph"/>
        <w:spacing w:after="44" w:line="248" w:lineRule="auto"/>
        <w:ind w:left="1080" w:right="177"/>
        <w:jc w:val="both"/>
      </w:pPr>
    </w:p>
    <w:p w14:paraId="684BCF8B" w14:textId="77777777" w:rsidR="00FA6F16" w:rsidRDefault="00FA6F16" w:rsidP="003745EC">
      <w:pPr>
        <w:pStyle w:val="ListParagraph"/>
        <w:spacing w:after="44" w:line="248" w:lineRule="auto"/>
        <w:ind w:left="1080" w:right="177"/>
        <w:jc w:val="both"/>
      </w:pPr>
    </w:p>
    <w:p w14:paraId="3F65EAC7" w14:textId="77777777" w:rsidR="00FA6F16" w:rsidRDefault="00FA6F16" w:rsidP="003745EC">
      <w:pPr>
        <w:pStyle w:val="ListParagraph"/>
        <w:spacing w:after="44" w:line="248" w:lineRule="auto"/>
        <w:ind w:left="1080" w:right="177"/>
        <w:jc w:val="both"/>
      </w:pPr>
    </w:p>
    <w:p w14:paraId="43ECA19E" w14:textId="77777777" w:rsidR="00FA6F16" w:rsidRDefault="00FA6F16" w:rsidP="003745EC">
      <w:pPr>
        <w:pStyle w:val="ListParagraph"/>
        <w:spacing w:after="44" w:line="248" w:lineRule="auto"/>
        <w:ind w:left="1080" w:right="177"/>
        <w:jc w:val="both"/>
      </w:pPr>
    </w:p>
    <w:p w14:paraId="6801159E" w14:textId="77777777" w:rsidR="00FA6F16" w:rsidRDefault="00FA6F16" w:rsidP="003745EC">
      <w:pPr>
        <w:pStyle w:val="ListParagraph"/>
        <w:spacing w:after="44" w:line="248" w:lineRule="auto"/>
        <w:ind w:left="1080" w:right="177"/>
        <w:jc w:val="both"/>
      </w:pPr>
    </w:p>
    <w:p w14:paraId="0CA74BD5" w14:textId="77777777" w:rsidR="00FA6F16" w:rsidRDefault="00FA6F16" w:rsidP="003745EC">
      <w:pPr>
        <w:pStyle w:val="ListParagraph"/>
        <w:spacing w:after="44" w:line="248" w:lineRule="auto"/>
        <w:ind w:left="1080" w:right="177"/>
        <w:jc w:val="both"/>
      </w:pPr>
    </w:p>
    <w:p w14:paraId="0914E068" w14:textId="77777777" w:rsidR="003745EC" w:rsidRDefault="003745EC" w:rsidP="003745EC">
      <w:pPr>
        <w:pStyle w:val="ListParagraph"/>
        <w:spacing w:after="44" w:line="248" w:lineRule="auto"/>
        <w:ind w:left="1080" w:right="177"/>
        <w:jc w:val="both"/>
      </w:pPr>
    </w:p>
    <w:p w14:paraId="00F1A7D6" w14:textId="77777777" w:rsidR="003745EC" w:rsidRDefault="003745EC" w:rsidP="003745EC">
      <w:pPr>
        <w:pStyle w:val="ListParagraph"/>
        <w:numPr>
          <w:ilvl w:val="0"/>
          <w:numId w:val="17"/>
        </w:numPr>
        <w:spacing w:after="44" w:line="248" w:lineRule="auto"/>
        <w:ind w:right="177"/>
        <w:jc w:val="both"/>
      </w:pPr>
      <w:r>
        <w:lastRenderedPageBreak/>
        <w:t xml:space="preserve">If the PC is not Compliant you should see this message </w:t>
      </w:r>
    </w:p>
    <w:p w14:paraId="51C07D1B" w14:textId="77777777" w:rsidR="003745EC" w:rsidRDefault="003745EC" w:rsidP="003745EC">
      <w:pPr>
        <w:pStyle w:val="ListParagraph"/>
        <w:spacing w:after="44" w:line="248" w:lineRule="auto"/>
        <w:ind w:left="1080" w:right="177"/>
        <w:jc w:val="both"/>
      </w:pPr>
      <w:r>
        <w:rPr>
          <w:noProof/>
        </w:rPr>
        <w:drawing>
          <wp:inline distT="0" distB="0" distL="0" distR="0" wp14:anchorId="1EDB02DF" wp14:editId="5309E393">
            <wp:extent cx="3808730" cy="2979420"/>
            <wp:effectExtent l="0" t="0" r="1270" b="0"/>
            <wp:docPr id="17" name="Picture 17" descr="https://www.cisco.com/c/dam/en/us/support/docs/security/identity-services-engine/116143-config-cise-posture-00-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cisco.com/c/dam/en/us/support/docs/security/identity-services-engine/116143-config-cise-posture-00-36.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08730" cy="2979420"/>
                    </a:xfrm>
                    <a:prstGeom prst="rect">
                      <a:avLst/>
                    </a:prstGeom>
                    <a:noFill/>
                    <a:ln>
                      <a:noFill/>
                    </a:ln>
                  </pic:spPr>
                </pic:pic>
              </a:graphicData>
            </a:graphic>
          </wp:inline>
        </w:drawing>
      </w:r>
    </w:p>
    <w:p w14:paraId="608C4FC5" w14:textId="77777777" w:rsidR="003745EC" w:rsidRDefault="003745EC" w:rsidP="003745EC">
      <w:pPr>
        <w:pStyle w:val="ListParagraph"/>
        <w:spacing w:after="44" w:line="248" w:lineRule="auto"/>
        <w:ind w:left="1080" w:right="177"/>
        <w:jc w:val="both"/>
      </w:pPr>
    </w:p>
    <w:p w14:paraId="01DD3181" w14:textId="77777777" w:rsidR="003745EC" w:rsidRPr="003745EC" w:rsidRDefault="003745EC" w:rsidP="00FA6F16">
      <w:pPr>
        <w:pStyle w:val="ListParagraph"/>
        <w:numPr>
          <w:ilvl w:val="0"/>
          <w:numId w:val="17"/>
        </w:numPr>
        <w:spacing w:after="44" w:line="248" w:lineRule="auto"/>
        <w:ind w:right="177"/>
        <w:jc w:val="both"/>
      </w:pPr>
      <w:r>
        <w:t xml:space="preserve">Need to remediate first </w:t>
      </w:r>
    </w:p>
    <w:p w14:paraId="1DC0DBC9" w14:textId="77777777" w:rsidR="003745EC" w:rsidRDefault="003745EC" w:rsidP="003745EC">
      <w:pPr>
        <w:pStyle w:val="ListParagraph"/>
        <w:spacing w:after="44" w:line="248" w:lineRule="auto"/>
        <w:ind w:left="1080" w:right="177"/>
        <w:jc w:val="both"/>
      </w:pPr>
    </w:p>
    <w:p w14:paraId="0ABC7129" w14:textId="77777777" w:rsidR="00437408" w:rsidRDefault="00437408" w:rsidP="008A5A95">
      <w:pPr>
        <w:spacing w:after="44" w:line="248" w:lineRule="auto"/>
        <w:ind w:right="177"/>
        <w:jc w:val="both"/>
      </w:pPr>
      <w:r>
        <w:rPr>
          <w:noProof/>
        </w:rPr>
        <w:drawing>
          <wp:inline distT="0" distB="0" distL="0" distR="0" wp14:anchorId="3D6C71F1" wp14:editId="045C07D7">
            <wp:extent cx="6350000" cy="3571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53252" cy="3573704"/>
                    </a:xfrm>
                    <a:prstGeom prst="rect">
                      <a:avLst/>
                    </a:prstGeom>
                    <a:noFill/>
                    <a:ln>
                      <a:noFill/>
                    </a:ln>
                  </pic:spPr>
                </pic:pic>
              </a:graphicData>
            </a:graphic>
          </wp:inline>
        </w:drawing>
      </w:r>
    </w:p>
    <w:p w14:paraId="7A4DF2C7" w14:textId="77777777" w:rsidR="00F911EA" w:rsidRDefault="00F911EA" w:rsidP="008A5A95">
      <w:r>
        <w:br w:type="page"/>
      </w:r>
    </w:p>
    <w:p w14:paraId="1B67C809" w14:textId="77777777" w:rsidR="00F911EA" w:rsidRDefault="00F911EA" w:rsidP="008A5A95">
      <w:pPr>
        <w:spacing w:after="44" w:line="248" w:lineRule="auto"/>
        <w:ind w:right="177"/>
        <w:jc w:val="both"/>
      </w:pPr>
    </w:p>
    <w:p w14:paraId="7771D1F7" w14:textId="77777777" w:rsidR="00F911EA" w:rsidRDefault="00C41F68" w:rsidP="00BF0D56">
      <w:pPr>
        <w:pStyle w:val="Heading3"/>
        <w:numPr>
          <w:ilvl w:val="2"/>
          <w:numId w:val="5"/>
        </w:numPr>
        <w:rPr>
          <w:rStyle w:val="IntenseReference"/>
        </w:rPr>
      </w:pPr>
      <w:bookmarkStart w:id="327" w:name="_Toc14501858"/>
      <w:r w:rsidRPr="00265319">
        <w:rPr>
          <w:rStyle w:val="IntenseReference"/>
        </w:rPr>
        <w:t>Authenticated Users</w:t>
      </w:r>
      <w:bookmarkEnd w:id="327"/>
      <w:r w:rsidRPr="00265319">
        <w:rPr>
          <w:rStyle w:val="IntenseReference"/>
        </w:rPr>
        <w:t xml:space="preserve">  </w:t>
      </w:r>
    </w:p>
    <w:p w14:paraId="6490E29F" w14:textId="77777777" w:rsidR="00F911EA" w:rsidRDefault="00F911EA" w:rsidP="008A5A95">
      <w:pPr>
        <w:spacing w:after="44" w:line="248" w:lineRule="auto"/>
        <w:ind w:right="177"/>
        <w:jc w:val="both"/>
        <w:rPr>
          <w:rStyle w:val="IntenseReference"/>
        </w:rPr>
      </w:pPr>
    </w:p>
    <w:p w14:paraId="2552CB33" w14:textId="77777777" w:rsidR="00265319" w:rsidRDefault="00265319" w:rsidP="008A5A95">
      <w:pPr>
        <w:spacing w:after="44" w:line="248" w:lineRule="auto"/>
        <w:ind w:right="177"/>
        <w:jc w:val="both"/>
      </w:pPr>
      <w:r>
        <w:t xml:space="preserve">All the Users who is using GIC Domain Joined Client with approved OS </w:t>
      </w:r>
      <w:r w:rsidR="00F911EA">
        <w:t>Image will</w:t>
      </w:r>
      <w:r>
        <w:t xml:space="preserve"> be </w:t>
      </w:r>
      <w:r w:rsidR="00F911EA">
        <w:t>validated with</w:t>
      </w:r>
      <w:r>
        <w:t xml:space="preserve"> image based posture Check and then get Authenticated with Active Directory and then ISE for Posture Check before allowing them to access the GIC Enterprise network</w:t>
      </w:r>
      <w:r w:rsidR="00F911EA">
        <w:t>.</w:t>
      </w:r>
    </w:p>
    <w:p w14:paraId="744A2A68" w14:textId="77777777" w:rsidR="00887067" w:rsidRDefault="00887067" w:rsidP="008A5A95">
      <w:pPr>
        <w:spacing w:after="44" w:line="248" w:lineRule="auto"/>
        <w:ind w:right="177"/>
        <w:jc w:val="both"/>
      </w:pPr>
    </w:p>
    <w:p w14:paraId="5C49D18A" w14:textId="77777777" w:rsidR="00887067" w:rsidRPr="00652168" w:rsidRDefault="00887067" w:rsidP="00BF0D56">
      <w:pPr>
        <w:pStyle w:val="Heading3"/>
        <w:numPr>
          <w:ilvl w:val="3"/>
          <w:numId w:val="5"/>
        </w:numPr>
        <w:rPr>
          <w:rStyle w:val="IntenseReference"/>
        </w:rPr>
      </w:pPr>
      <w:bookmarkStart w:id="328" w:name="_Toc14501859"/>
      <w:r>
        <w:rPr>
          <w:rStyle w:val="IntenseReference"/>
        </w:rPr>
        <w:t xml:space="preserve">GIC </w:t>
      </w:r>
      <w:r w:rsidRPr="00652168">
        <w:rPr>
          <w:rStyle w:val="IntenseReference"/>
        </w:rPr>
        <w:t>Employee Dot1x Posture (NAC Agent)</w:t>
      </w:r>
      <w:bookmarkEnd w:id="328"/>
    </w:p>
    <w:p w14:paraId="16F87B6B" w14:textId="77777777" w:rsidR="00887067" w:rsidRPr="00652168" w:rsidRDefault="00887067" w:rsidP="00887067">
      <w:pPr>
        <w:pStyle w:val="ListParagraph"/>
        <w:numPr>
          <w:ilvl w:val="0"/>
          <w:numId w:val="8"/>
        </w:numPr>
        <w:spacing w:after="17" w:line="249" w:lineRule="auto"/>
        <w:ind w:right="177"/>
        <w:jc w:val="both"/>
      </w:pPr>
      <w:r w:rsidRPr="00652168">
        <w:t>This is the procedure of the posture itself from a client perspective, once the client connects to the WLANs previously configured.</w:t>
      </w:r>
    </w:p>
    <w:p w14:paraId="55A37B01" w14:textId="77777777" w:rsidR="00887067" w:rsidRPr="00652168" w:rsidRDefault="00887067" w:rsidP="00887067">
      <w:pPr>
        <w:pStyle w:val="ListParagraph"/>
        <w:numPr>
          <w:ilvl w:val="0"/>
          <w:numId w:val="8"/>
        </w:numPr>
        <w:spacing w:after="17" w:line="249" w:lineRule="auto"/>
        <w:ind w:right="177"/>
        <w:jc w:val="both"/>
      </w:pPr>
      <w:r w:rsidRPr="00652168">
        <w:t>Configure your wireless SSID (employee) or wired network for PEAP MSCHAP V2, and connect with an AD user in the domain user group.</w:t>
      </w:r>
    </w:p>
    <w:p w14:paraId="7BB2CBF9" w14:textId="77777777" w:rsidR="00887067" w:rsidRPr="00652168" w:rsidRDefault="00887067" w:rsidP="00887067">
      <w:pPr>
        <w:pStyle w:val="ListParagraph"/>
        <w:numPr>
          <w:ilvl w:val="0"/>
          <w:numId w:val="8"/>
        </w:numPr>
        <w:spacing w:after="17" w:line="249" w:lineRule="auto"/>
        <w:ind w:right="177"/>
        <w:jc w:val="both"/>
      </w:pPr>
      <w:r w:rsidRPr="00652168">
        <w:t>Open a browser, and try to navigate to a site. A redirect prompt is displayed.</w:t>
      </w:r>
    </w:p>
    <w:p w14:paraId="1547FDE7" w14:textId="77777777" w:rsidR="00887067" w:rsidRDefault="00887067" w:rsidP="00887067">
      <w:pPr>
        <w:pStyle w:val="ListParagraph"/>
        <w:numPr>
          <w:ilvl w:val="0"/>
          <w:numId w:val="8"/>
        </w:numPr>
        <w:spacing w:after="17" w:line="249" w:lineRule="auto"/>
        <w:ind w:right="177"/>
        <w:jc w:val="both"/>
      </w:pPr>
      <w:r w:rsidRPr="00652168">
        <w:t>Click </w:t>
      </w:r>
      <w:r w:rsidRPr="00652168">
        <w:rPr>
          <w:b/>
          <w:bCs/>
        </w:rPr>
        <w:t>Click to Install Agent</w:t>
      </w:r>
      <w:r w:rsidRPr="00652168">
        <w:t>.</w:t>
      </w:r>
    </w:p>
    <w:p w14:paraId="05E456DF" w14:textId="77777777" w:rsidR="00887067" w:rsidRDefault="00887067" w:rsidP="00FA6F16">
      <w:pPr>
        <w:pStyle w:val="ListParagraph"/>
        <w:spacing w:after="17" w:line="249" w:lineRule="auto"/>
        <w:ind w:left="1080" w:right="177"/>
        <w:jc w:val="both"/>
      </w:pPr>
      <w:r>
        <w:rPr>
          <w:noProof/>
        </w:rPr>
        <w:drawing>
          <wp:inline distT="0" distB="0" distL="0" distR="0" wp14:anchorId="59A57C0D" wp14:editId="3C94DA5C">
            <wp:extent cx="3808730" cy="1362710"/>
            <wp:effectExtent l="0" t="0" r="1270" b="8890"/>
            <wp:docPr id="2" name="Picture 2" descr="https://www.cisco.com/c/dam/en/us/support/docs/security/identity-services-engine/116143-config-cise-posture-0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isco.com/c/dam/en/us/support/docs/security/identity-services-engine/116143-config-cise-posture-00-17.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08730" cy="1362710"/>
                    </a:xfrm>
                    <a:prstGeom prst="rect">
                      <a:avLst/>
                    </a:prstGeom>
                    <a:noFill/>
                    <a:ln>
                      <a:noFill/>
                    </a:ln>
                  </pic:spPr>
                </pic:pic>
              </a:graphicData>
            </a:graphic>
          </wp:inline>
        </w:drawing>
      </w:r>
    </w:p>
    <w:p w14:paraId="23E55539" w14:textId="77777777" w:rsidR="00887067" w:rsidRPr="00652168" w:rsidRDefault="00887067" w:rsidP="00887067">
      <w:pPr>
        <w:pStyle w:val="ListParagraph"/>
        <w:numPr>
          <w:ilvl w:val="0"/>
          <w:numId w:val="8"/>
        </w:numPr>
        <w:spacing w:after="17" w:line="249" w:lineRule="auto"/>
        <w:ind w:right="177"/>
        <w:jc w:val="both"/>
      </w:pPr>
      <w:r>
        <w:rPr>
          <w:rFonts w:ascii="Arial" w:hAnsi="Arial" w:cs="Arial"/>
          <w:color w:val="58585B"/>
          <w:sz w:val="21"/>
          <w:szCs w:val="21"/>
          <w:shd w:val="clear" w:color="auto" w:fill="FFFFFF"/>
        </w:rPr>
        <w:t>Click </w:t>
      </w:r>
      <w:r>
        <w:rPr>
          <w:rStyle w:val="Strong"/>
          <w:rFonts w:ascii="Arial" w:hAnsi="Arial" w:cs="Arial"/>
          <w:color w:val="58585B"/>
          <w:sz w:val="21"/>
          <w:szCs w:val="21"/>
          <w:bdr w:val="none" w:sz="0" w:space="0" w:color="auto" w:frame="1"/>
          <w:shd w:val="clear" w:color="auto" w:fill="FFFFFF"/>
        </w:rPr>
        <w:t>Next</w:t>
      </w:r>
      <w:r>
        <w:rPr>
          <w:rFonts w:ascii="Arial" w:hAnsi="Arial" w:cs="Arial"/>
          <w:color w:val="58585B"/>
          <w:sz w:val="21"/>
          <w:szCs w:val="21"/>
          <w:shd w:val="clear" w:color="auto" w:fill="FFFFFF"/>
        </w:rPr>
        <w:t>.</w:t>
      </w:r>
    </w:p>
    <w:p w14:paraId="300325A1" w14:textId="77777777" w:rsidR="00887067" w:rsidRDefault="00887067" w:rsidP="00887067">
      <w:pPr>
        <w:pStyle w:val="ListParagraph"/>
        <w:spacing w:after="17" w:line="249" w:lineRule="auto"/>
        <w:ind w:left="1080" w:right="177"/>
        <w:jc w:val="both"/>
      </w:pPr>
      <w:r>
        <w:rPr>
          <w:noProof/>
        </w:rPr>
        <w:drawing>
          <wp:inline distT="0" distB="0" distL="0" distR="0" wp14:anchorId="3589DAE2" wp14:editId="049ED351">
            <wp:extent cx="3808730" cy="2888615"/>
            <wp:effectExtent l="0" t="0" r="1270" b="6985"/>
            <wp:docPr id="3" name="Picture 3" descr="https://www.cisco.com/c/dam/en/us/support/docs/security/identity-services-engine/116143-config-cise-posture-00-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isco.com/c/dam/en/us/support/docs/security/identity-services-engine/116143-config-cise-posture-00-18.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08730" cy="2888615"/>
                    </a:xfrm>
                    <a:prstGeom prst="rect">
                      <a:avLst/>
                    </a:prstGeom>
                    <a:noFill/>
                    <a:ln>
                      <a:noFill/>
                    </a:ln>
                  </pic:spPr>
                </pic:pic>
              </a:graphicData>
            </a:graphic>
          </wp:inline>
        </w:drawing>
      </w:r>
    </w:p>
    <w:p w14:paraId="03C754A1" w14:textId="77777777" w:rsidR="00887067" w:rsidRPr="006F25B3" w:rsidRDefault="00887067" w:rsidP="00887067">
      <w:pPr>
        <w:pStyle w:val="ListParagraph"/>
        <w:numPr>
          <w:ilvl w:val="0"/>
          <w:numId w:val="8"/>
        </w:numPr>
        <w:spacing w:after="17" w:line="249" w:lineRule="auto"/>
        <w:ind w:right="177"/>
        <w:jc w:val="both"/>
      </w:pPr>
      <w:r>
        <w:rPr>
          <w:rFonts w:ascii="Arial" w:hAnsi="Arial" w:cs="Arial"/>
          <w:color w:val="58585B"/>
          <w:sz w:val="21"/>
          <w:szCs w:val="21"/>
          <w:shd w:val="clear" w:color="auto" w:fill="FFFFFF"/>
        </w:rPr>
        <w:t>Click </w:t>
      </w:r>
      <w:r>
        <w:rPr>
          <w:rStyle w:val="Strong"/>
          <w:rFonts w:ascii="Arial" w:hAnsi="Arial" w:cs="Arial"/>
          <w:color w:val="58585B"/>
          <w:sz w:val="21"/>
          <w:szCs w:val="21"/>
          <w:bdr w:val="none" w:sz="0" w:space="0" w:color="auto" w:frame="1"/>
          <w:shd w:val="clear" w:color="auto" w:fill="FFFFFF"/>
        </w:rPr>
        <w:t>Next</w:t>
      </w:r>
      <w:r>
        <w:rPr>
          <w:rFonts w:ascii="Arial" w:hAnsi="Arial" w:cs="Arial"/>
          <w:color w:val="58585B"/>
          <w:sz w:val="21"/>
          <w:szCs w:val="21"/>
          <w:shd w:val="clear" w:color="auto" w:fill="FFFFFF"/>
        </w:rPr>
        <w:t xml:space="preserve">., Accept the License Agreement </w:t>
      </w:r>
    </w:p>
    <w:p w14:paraId="11064E60" w14:textId="77777777" w:rsidR="00887067" w:rsidRPr="00652168" w:rsidRDefault="00887067" w:rsidP="00887067">
      <w:pPr>
        <w:pStyle w:val="ListParagraph"/>
        <w:numPr>
          <w:ilvl w:val="0"/>
          <w:numId w:val="8"/>
        </w:numPr>
        <w:spacing w:after="17" w:line="249" w:lineRule="auto"/>
        <w:ind w:right="177"/>
        <w:jc w:val="both"/>
      </w:pPr>
      <w:r>
        <w:rPr>
          <w:rFonts w:ascii="Arial" w:hAnsi="Arial" w:cs="Arial"/>
          <w:color w:val="58585B"/>
          <w:sz w:val="21"/>
          <w:szCs w:val="21"/>
          <w:shd w:val="clear" w:color="auto" w:fill="FFFFFF"/>
        </w:rPr>
        <w:t>Click </w:t>
      </w:r>
      <w:r>
        <w:rPr>
          <w:rStyle w:val="Strong"/>
          <w:rFonts w:ascii="Arial" w:hAnsi="Arial" w:cs="Arial"/>
          <w:color w:val="58585B"/>
          <w:sz w:val="21"/>
          <w:szCs w:val="21"/>
          <w:bdr w:val="none" w:sz="0" w:space="0" w:color="auto" w:frame="1"/>
          <w:shd w:val="clear" w:color="auto" w:fill="FFFFFF"/>
        </w:rPr>
        <w:t>Complete</w:t>
      </w:r>
      <w:r>
        <w:rPr>
          <w:rFonts w:ascii="Arial" w:hAnsi="Arial" w:cs="Arial"/>
          <w:color w:val="58585B"/>
          <w:sz w:val="21"/>
          <w:szCs w:val="21"/>
          <w:shd w:val="clear" w:color="auto" w:fill="FFFFFF"/>
        </w:rPr>
        <w:t>, and click </w:t>
      </w:r>
      <w:r>
        <w:rPr>
          <w:rStyle w:val="Strong"/>
          <w:rFonts w:ascii="Arial" w:hAnsi="Arial" w:cs="Arial"/>
          <w:color w:val="58585B"/>
          <w:sz w:val="21"/>
          <w:szCs w:val="21"/>
          <w:bdr w:val="none" w:sz="0" w:space="0" w:color="auto" w:frame="1"/>
          <w:shd w:val="clear" w:color="auto" w:fill="FFFFFF"/>
        </w:rPr>
        <w:t>Next</w:t>
      </w:r>
      <w:r>
        <w:rPr>
          <w:rFonts w:ascii="Arial" w:hAnsi="Arial" w:cs="Arial"/>
          <w:color w:val="58585B"/>
          <w:sz w:val="21"/>
          <w:szCs w:val="21"/>
          <w:shd w:val="clear" w:color="auto" w:fill="FFFFFF"/>
        </w:rPr>
        <w:t>.</w:t>
      </w:r>
    </w:p>
    <w:p w14:paraId="39F980F5" w14:textId="77777777" w:rsidR="00887067" w:rsidRDefault="00887067" w:rsidP="00887067">
      <w:pPr>
        <w:pStyle w:val="ListParagraph"/>
        <w:spacing w:after="17" w:line="249" w:lineRule="auto"/>
        <w:ind w:left="1080" w:right="177"/>
        <w:jc w:val="both"/>
      </w:pPr>
      <w:r>
        <w:rPr>
          <w:noProof/>
        </w:rPr>
        <w:lastRenderedPageBreak/>
        <w:drawing>
          <wp:inline distT="0" distB="0" distL="0" distR="0" wp14:anchorId="5C1D7B47" wp14:editId="720F3D1D">
            <wp:extent cx="3808730" cy="2894330"/>
            <wp:effectExtent l="0" t="0" r="1270" b="1270"/>
            <wp:docPr id="4" name="Picture 4" descr="https://www.cisco.com/c/dam/en/us/support/docs/security/identity-services-engine/116143-config-cise-posture-00-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isco.com/c/dam/en/us/support/docs/security/identity-services-engine/116143-config-cise-posture-00-20.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08730" cy="2894330"/>
                    </a:xfrm>
                    <a:prstGeom prst="rect">
                      <a:avLst/>
                    </a:prstGeom>
                    <a:noFill/>
                    <a:ln>
                      <a:noFill/>
                    </a:ln>
                  </pic:spPr>
                </pic:pic>
              </a:graphicData>
            </a:graphic>
          </wp:inline>
        </w:drawing>
      </w:r>
    </w:p>
    <w:p w14:paraId="33D506CE" w14:textId="77777777" w:rsidR="00887067" w:rsidRPr="00652168" w:rsidRDefault="00887067" w:rsidP="00887067">
      <w:pPr>
        <w:pStyle w:val="ListParagraph"/>
        <w:numPr>
          <w:ilvl w:val="0"/>
          <w:numId w:val="8"/>
        </w:numPr>
        <w:spacing w:after="17" w:line="249" w:lineRule="auto"/>
        <w:ind w:right="177"/>
        <w:jc w:val="both"/>
      </w:pPr>
      <w:r>
        <w:rPr>
          <w:rFonts w:ascii="Arial" w:hAnsi="Arial" w:cs="Arial"/>
          <w:color w:val="58585B"/>
          <w:sz w:val="21"/>
          <w:szCs w:val="21"/>
          <w:shd w:val="clear" w:color="auto" w:fill="FFFFFF"/>
        </w:rPr>
        <w:t>Click </w:t>
      </w:r>
      <w:r>
        <w:rPr>
          <w:rStyle w:val="Strong"/>
          <w:rFonts w:ascii="Arial" w:hAnsi="Arial" w:cs="Arial"/>
          <w:color w:val="58585B"/>
          <w:sz w:val="21"/>
          <w:szCs w:val="21"/>
          <w:bdr w:val="none" w:sz="0" w:space="0" w:color="auto" w:frame="1"/>
          <w:shd w:val="clear" w:color="auto" w:fill="FFFFFF"/>
        </w:rPr>
        <w:t>Install</w:t>
      </w:r>
    </w:p>
    <w:p w14:paraId="0E72D179" w14:textId="77777777" w:rsidR="00887067" w:rsidRPr="00652168" w:rsidRDefault="00887067" w:rsidP="00887067">
      <w:pPr>
        <w:pStyle w:val="ListParagraph"/>
        <w:spacing w:after="17" w:line="249" w:lineRule="auto"/>
        <w:ind w:left="1080" w:right="177"/>
        <w:jc w:val="both"/>
      </w:pPr>
    </w:p>
    <w:p w14:paraId="65DAD11E" w14:textId="77777777" w:rsidR="00887067" w:rsidRDefault="00887067" w:rsidP="00887067">
      <w:pPr>
        <w:spacing w:after="17" w:line="249" w:lineRule="auto"/>
        <w:ind w:left="540" w:right="177"/>
        <w:jc w:val="both"/>
      </w:pPr>
      <w:r>
        <w:rPr>
          <w:noProof/>
        </w:rPr>
        <w:drawing>
          <wp:inline distT="0" distB="0" distL="0" distR="0" wp14:anchorId="4DA87812" wp14:editId="5313322A">
            <wp:extent cx="3796665" cy="2864485"/>
            <wp:effectExtent l="0" t="0" r="0" b="0"/>
            <wp:docPr id="5" name="Picture 5" descr="https://www.cisco.com/c/dam/en/us/support/docs/security/identity-services-engine/116143-config-cise-posture-00-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isco.com/c/dam/en/us/support/docs/security/identity-services-engine/116143-config-cise-posture-00-21.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96665" cy="2864485"/>
                    </a:xfrm>
                    <a:prstGeom prst="rect">
                      <a:avLst/>
                    </a:prstGeom>
                    <a:noFill/>
                    <a:ln>
                      <a:noFill/>
                    </a:ln>
                  </pic:spPr>
                </pic:pic>
              </a:graphicData>
            </a:graphic>
          </wp:inline>
        </w:drawing>
      </w:r>
    </w:p>
    <w:p w14:paraId="169554A7" w14:textId="77777777" w:rsidR="00FA6F16" w:rsidRDefault="00FA6F16" w:rsidP="00887067">
      <w:pPr>
        <w:spacing w:after="17" w:line="249" w:lineRule="auto"/>
        <w:ind w:left="540" w:right="177"/>
        <w:jc w:val="both"/>
      </w:pPr>
    </w:p>
    <w:p w14:paraId="79DD3B98" w14:textId="77777777" w:rsidR="00FA6F16" w:rsidRDefault="00FA6F16" w:rsidP="00887067">
      <w:pPr>
        <w:spacing w:after="17" w:line="249" w:lineRule="auto"/>
        <w:ind w:left="540" w:right="177"/>
        <w:jc w:val="both"/>
      </w:pPr>
    </w:p>
    <w:p w14:paraId="37442783" w14:textId="77777777" w:rsidR="00FA6F16" w:rsidRDefault="00FA6F16" w:rsidP="00887067">
      <w:pPr>
        <w:spacing w:after="17" w:line="249" w:lineRule="auto"/>
        <w:ind w:left="540" w:right="177"/>
        <w:jc w:val="both"/>
      </w:pPr>
    </w:p>
    <w:p w14:paraId="4CAC98A4" w14:textId="77777777" w:rsidR="00FA6F16" w:rsidRDefault="00FA6F16" w:rsidP="00887067">
      <w:pPr>
        <w:spacing w:after="17" w:line="249" w:lineRule="auto"/>
        <w:ind w:left="540" w:right="177"/>
        <w:jc w:val="both"/>
      </w:pPr>
    </w:p>
    <w:p w14:paraId="1468B36F" w14:textId="77777777" w:rsidR="00FA6F16" w:rsidRDefault="00FA6F16" w:rsidP="00887067">
      <w:pPr>
        <w:spacing w:after="17" w:line="249" w:lineRule="auto"/>
        <w:ind w:left="540" w:right="177"/>
        <w:jc w:val="both"/>
      </w:pPr>
    </w:p>
    <w:p w14:paraId="0FB8535D" w14:textId="77777777" w:rsidR="00FA6F16" w:rsidRDefault="00FA6F16" w:rsidP="00887067">
      <w:pPr>
        <w:spacing w:after="17" w:line="249" w:lineRule="auto"/>
        <w:ind w:left="540" w:right="177"/>
        <w:jc w:val="both"/>
      </w:pPr>
    </w:p>
    <w:p w14:paraId="2D62C671" w14:textId="77777777" w:rsidR="00FA6F16" w:rsidRDefault="00FA6F16" w:rsidP="00887067">
      <w:pPr>
        <w:spacing w:after="17" w:line="249" w:lineRule="auto"/>
        <w:ind w:left="540" w:right="177"/>
        <w:jc w:val="both"/>
      </w:pPr>
    </w:p>
    <w:p w14:paraId="4163A49C" w14:textId="77777777" w:rsidR="00FA6F16" w:rsidRDefault="00FA6F16" w:rsidP="00887067">
      <w:pPr>
        <w:spacing w:after="17" w:line="249" w:lineRule="auto"/>
        <w:ind w:left="540" w:right="177"/>
        <w:jc w:val="both"/>
      </w:pPr>
    </w:p>
    <w:p w14:paraId="26AEBA0F" w14:textId="77777777" w:rsidR="00FA6F16" w:rsidRDefault="00FA6F16" w:rsidP="00887067">
      <w:pPr>
        <w:spacing w:after="17" w:line="249" w:lineRule="auto"/>
        <w:ind w:left="540" w:right="177"/>
        <w:jc w:val="both"/>
      </w:pPr>
    </w:p>
    <w:p w14:paraId="18248C92" w14:textId="77777777" w:rsidR="00887067" w:rsidRPr="00652168" w:rsidRDefault="00887067" w:rsidP="00887067">
      <w:pPr>
        <w:pStyle w:val="ListParagraph"/>
        <w:numPr>
          <w:ilvl w:val="0"/>
          <w:numId w:val="8"/>
        </w:numPr>
        <w:spacing w:after="17" w:line="249" w:lineRule="auto"/>
        <w:ind w:right="177"/>
        <w:jc w:val="both"/>
      </w:pPr>
      <w:r>
        <w:rPr>
          <w:rFonts w:ascii="Arial" w:hAnsi="Arial" w:cs="Arial"/>
          <w:color w:val="58585B"/>
          <w:sz w:val="21"/>
          <w:szCs w:val="21"/>
          <w:shd w:val="clear" w:color="auto" w:fill="FFFFFF"/>
        </w:rPr>
        <w:t>Click </w:t>
      </w:r>
      <w:r w:rsidR="00FA6F16">
        <w:rPr>
          <w:rFonts w:ascii="Arial" w:hAnsi="Arial" w:cs="Arial"/>
          <w:color w:val="58585B"/>
          <w:sz w:val="21"/>
          <w:szCs w:val="21"/>
          <w:shd w:val="clear" w:color="auto" w:fill="FFFFFF"/>
        </w:rPr>
        <w:t>Finish.</w:t>
      </w:r>
    </w:p>
    <w:p w14:paraId="4D317C94" w14:textId="77777777" w:rsidR="00887067" w:rsidRDefault="00887067" w:rsidP="00887067">
      <w:pPr>
        <w:spacing w:after="17" w:line="249" w:lineRule="auto"/>
        <w:ind w:left="540" w:right="177"/>
        <w:jc w:val="both"/>
      </w:pPr>
      <w:r>
        <w:rPr>
          <w:noProof/>
        </w:rPr>
        <w:lastRenderedPageBreak/>
        <w:drawing>
          <wp:inline distT="0" distB="0" distL="0" distR="0" wp14:anchorId="2278571E" wp14:editId="7DB2D5EA">
            <wp:extent cx="3796665" cy="2840355"/>
            <wp:effectExtent l="0" t="0" r="0" b="0"/>
            <wp:docPr id="8" name="Picture 8" descr="https://www.cisco.com/c/dam/en/us/support/docs/security/identity-services-engine/116143-config-cise-posture-0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isco.com/c/dam/en/us/support/docs/security/identity-services-engine/116143-config-cise-posture-00-22.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6665" cy="2840355"/>
                    </a:xfrm>
                    <a:prstGeom prst="rect">
                      <a:avLst/>
                    </a:prstGeom>
                    <a:noFill/>
                    <a:ln>
                      <a:noFill/>
                    </a:ln>
                  </pic:spPr>
                </pic:pic>
              </a:graphicData>
            </a:graphic>
          </wp:inline>
        </w:drawing>
      </w:r>
    </w:p>
    <w:p w14:paraId="7E8514CD" w14:textId="77777777" w:rsidR="00887067" w:rsidRPr="00FA6F16" w:rsidRDefault="00887067" w:rsidP="00887067">
      <w:pPr>
        <w:pStyle w:val="ListParagraph"/>
        <w:numPr>
          <w:ilvl w:val="0"/>
          <w:numId w:val="8"/>
        </w:numPr>
        <w:spacing w:after="17" w:line="249" w:lineRule="auto"/>
        <w:ind w:right="177"/>
        <w:jc w:val="both"/>
      </w:pPr>
      <w:r w:rsidRPr="00FA6F16">
        <w:rPr>
          <w:rFonts w:ascii="Arial" w:hAnsi="Arial" w:cs="Arial"/>
          <w:sz w:val="21"/>
          <w:szCs w:val="21"/>
          <w:shd w:val="clear" w:color="auto" w:fill="FFFFFF"/>
        </w:rPr>
        <w:t>Once installation is complete, the NAC Agent pops up. Click </w:t>
      </w:r>
      <w:r w:rsidRPr="00FA6F16">
        <w:rPr>
          <w:rStyle w:val="Strong"/>
          <w:rFonts w:ascii="Arial" w:hAnsi="Arial" w:cs="Arial"/>
          <w:sz w:val="21"/>
          <w:szCs w:val="21"/>
          <w:bdr w:val="none" w:sz="0" w:space="0" w:color="auto" w:frame="1"/>
          <w:shd w:val="clear" w:color="auto" w:fill="FFFFFF"/>
        </w:rPr>
        <w:t>Show Details</w:t>
      </w:r>
      <w:r w:rsidRPr="00FA6F16">
        <w:rPr>
          <w:rFonts w:ascii="Arial" w:hAnsi="Arial" w:cs="Arial"/>
          <w:sz w:val="21"/>
          <w:szCs w:val="21"/>
          <w:shd w:val="clear" w:color="auto" w:fill="FFFFFF"/>
        </w:rPr>
        <w:t>.</w:t>
      </w:r>
    </w:p>
    <w:p w14:paraId="527BF0E9" w14:textId="77777777" w:rsidR="00887067" w:rsidRDefault="00887067" w:rsidP="00887067">
      <w:pPr>
        <w:pStyle w:val="ListParagraph"/>
        <w:numPr>
          <w:ilvl w:val="0"/>
          <w:numId w:val="8"/>
        </w:numPr>
        <w:spacing w:after="17" w:line="249" w:lineRule="auto"/>
        <w:ind w:right="177"/>
        <w:jc w:val="both"/>
      </w:pPr>
      <w:r>
        <w:t>If the PC is compliant it show below message :</w:t>
      </w:r>
    </w:p>
    <w:p w14:paraId="77D5FEF8" w14:textId="77777777" w:rsidR="00887067" w:rsidRDefault="00887067" w:rsidP="00887067">
      <w:pPr>
        <w:pStyle w:val="ListParagraph"/>
        <w:spacing w:after="17" w:line="249" w:lineRule="auto"/>
        <w:ind w:left="1080" w:right="177"/>
        <w:jc w:val="both"/>
      </w:pPr>
      <w:r>
        <w:rPr>
          <w:noProof/>
        </w:rPr>
        <w:drawing>
          <wp:inline distT="0" distB="0" distL="0" distR="0" wp14:anchorId="50C55ECE" wp14:editId="3ED2D4C9">
            <wp:extent cx="3808730" cy="2809875"/>
            <wp:effectExtent l="0" t="0" r="1270" b="9525"/>
            <wp:docPr id="10" name="Picture 10" descr="https://www.cisco.com/c/dam/en/us/support/docs/security/identity-services-engine/116143-config-cise-posture-00-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cisco.com/c/dam/en/us/support/docs/security/identity-services-engine/116143-config-cise-posture-00-31.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08730" cy="2809875"/>
                    </a:xfrm>
                    <a:prstGeom prst="rect">
                      <a:avLst/>
                    </a:prstGeom>
                    <a:noFill/>
                    <a:ln>
                      <a:noFill/>
                    </a:ln>
                  </pic:spPr>
                </pic:pic>
              </a:graphicData>
            </a:graphic>
          </wp:inline>
        </w:drawing>
      </w:r>
    </w:p>
    <w:p w14:paraId="67A3789C" w14:textId="77777777" w:rsidR="00FA6F16" w:rsidRDefault="00FA6F16" w:rsidP="00887067">
      <w:pPr>
        <w:pStyle w:val="ListParagraph"/>
        <w:spacing w:after="17" w:line="249" w:lineRule="auto"/>
        <w:ind w:left="1080" w:right="177"/>
        <w:jc w:val="both"/>
      </w:pPr>
    </w:p>
    <w:p w14:paraId="0556F714" w14:textId="77777777" w:rsidR="00FA6F16" w:rsidRDefault="00FA6F16" w:rsidP="00887067">
      <w:pPr>
        <w:pStyle w:val="ListParagraph"/>
        <w:spacing w:after="17" w:line="249" w:lineRule="auto"/>
        <w:ind w:left="1080" w:right="177"/>
        <w:jc w:val="both"/>
      </w:pPr>
    </w:p>
    <w:p w14:paraId="74517E26" w14:textId="77777777" w:rsidR="00FA6F16" w:rsidRDefault="00FA6F16" w:rsidP="00887067">
      <w:pPr>
        <w:pStyle w:val="ListParagraph"/>
        <w:spacing w:after="17" w:line="249" w:lineRule="auto"/>
        <w:ind w:left="1080" w:right="177"/>
        <w:jc w:val="both"/>
      </w:pPr>
    </w:p>
    <w:p w14:paraId="7561675F" w14:textId="77777777" w:rsidR="00FA6F16" w:rsidRDefault="00FA6F16" w:rsidP="00887067">
      <w:pPr>
        <w:pStyle w:val="ListParagraph"/>
        <w:spacing w:after="17" w:line="249" w:lineRule="auto"/>
        <w:ind w:left="1080" w:right="177"/>
        <w:jc w:val="both"/>
      </w:pPr>
    </w:p>
    <w:p w14:paraId="34C7932F" w14:textId="77777777" w:rsidR="00FA6F16" w:rsidRDefault="00FA6F16" w:rsidP="00887067">
      <w:pPr>
        <w:pStyle w:val="ListParagraph"/>
        <w:spacing w:after="17" w:line="249" w:lineRule="auto"/>
        <w:ind w:left="1080" w:right="177"/>
        <w:jc w:val="both"/>
      </w:pPr>
    </w:p>
    <w:p w14:paraId="67664CA9" w14:textId="77777777" w:rsidR="00FA6F16" w:rsidRDefault="00FA6F16" w:rsidP="00887067">
      <w:pPr>
        <w:pStyle w:val="ListParagraph"/>
        <w:spacing w:after="17" w:line="249" w:lineRule="auto"/>
        <w:ind w:left="1080" w:right="177"/>
        <w:jc w:val="both"/>
      </w:pPr>
    </w:p>
    <w:p w14:paraId="5A97E063" w14:textId="77777777" w:rsidR="00FA6F16" w:rsidRDefault="00FA6F16" w:rsidP="00887067">
      <w:pPr>
        <w:pStyle w:val="ListParagraph"/>
        <w:spacing w:after="17" w:line="249" w:lineRule="auto"/>
        <w:ind w:left="1080" w:right="177"/>
        <w:jc w:val="both"/>
      </w:pPr>
    </w:p>
    <w:p w14:paraId="0F880C83" w14:textId="77777777" w:rsidR="00FA6F16" w:rsidRDefault="00FA6F16" w:rsidP="00887067">
      <w:pPr>
        <w:pStyle w:val="ListParagraph"/>
        <w:spacing w:after="17" w:line="249" w:lineRule="auto"/>
        <w:ind w:left="1080" w:right="177"/>
        <w:jc w:val="both"/>
      </w:pPr>
    </w:p>
    <w:p w14:paraId="7154A932" w14:textId="77777777" w:rsidR="00FA6F16" w:rsidRDefault="00FA6F16" w:rsidP="00887067">
      <w:pPr>
        <w:pStyle w:val="ListParagraph"/>
        <w:spacing w:after="17" w:line="249" w:lineRule="auto"/>
        <w:ind w:left="1080" w:right="177"/>
        <w:jc w:val="both"/>
      </w:pPr>
    </w:p>
    <w:p w14:paraId="57EBD86D" w14:textId="77777777" w:rsidR="00887067" w:rsidRDefault="00887067" w:rsidP="00887067">
      <w:pPr>
        <w:pStyle w:val="ListParagraph"/>
        <w:numPr>
          <w:ilvl w:val="0"/>
          <w:numId w:val="8"/>
        </w:numPr>
        <w:spacing w:after="17" w:line="249" w:lineRule="auto"/>
        <w:ind w:right="177"/>
        <w:jc w:val="both"/>
      </w:pPr>
      <w:r>
        <w:t xml:space="preserve">If the PC is Not compliant it </w:t>
      </w:r>
      <w:r w:rsidR="00FA6F16">
        <w:t>shows</w:t>
      </w:r>
      <w:r>
        <w:t xml:space="preserve"> below </w:t>
      </w:r>
      <w:r w:rsidR="00FA6F16">
        <w:t>message:</w:t>
      </w:r>
    </w:p>
    <w:p w14:paraId="0DDAB1C8" w14:textId="77777777" w:rsidR="00887067" w:rsidRPr="006F25B3" w:rsidRDefault="00887067" w:rsidP="00887067">
      <w:pPr>
        <w:pStyle w:val="ListParagraph"/>
        <w:spacing w:after="17" w:line="249" w:lineRule="auto"/>
        <w:ind w:left="1080" w:right="177"/>
        <w:jc w:val="both"/>
      </w:pPr>
    </w:p>
    <w:p w14:paraId="19E2F384" w14:textId="77777777" w:rsidR="00887067" w:rsidRDefault="00887067" w:rsidP="00887067">
      <w:pPr>
        <w:pStyle w:val="ListParagraph"/>
        <w:spacing w:after="17" w:line="249" w:lineRule="auto"/>
        <w:ind w:left="1080" w:right="177"/>
        <w:jc w:val="both"/>
      </w:pPr>
      <w:r>
        <w:rPr>
          <w:noProof/>
        </w:rPr>
        <w:lastRenderedPageBreak/>
        <w:drawing>
          <wp:inline distT="0" distB="0" distL="0" distR="0" wp14:anchorId="3939F597" wp14:editId="7F8F8223">
            <wp:extent cx="3808730" cy="2906395"/>
            <wp:effectExtent l="0" t="0" r="1270" b="8255"/>
            <wp:docPr id="9" name="Picture 9" descr="https://www.cisco.com/c/dam/en/us/support/docs/security/identity-services-engine/116143-config-cise-posture-00-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isco.com/c/dam/en/us/support/docs/security/identity-services-engine/116143-config-cise-posture-00-23.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08730" cy="2906395"/>
                    </a:xfrm>
                    <a:prstGeom prst="rect">
                      <a:avLst/>
                    </a:prstGeom>
                    <a:noFill/>
                    <a:ln>
                      <a:noFill/>
                    </a:ln>
                  </pic:spPr>
                </pic:pic>
              </a:graphicData>
            </a:graphic>
          </wp:inline>
        </w:drawing>
      </w:r>
    </w:p>
    <w:p w14:paraId="32A4C8B9" w14:textId="77777777" w:rsidR="00887067" w:rsidRDefault="00887067" w:rsidP="008A5A95">
      <w:pPr>
        <w:spacing w:after="44" w:line="248" w:lineRule="auto"/>
        <w:ind w:right="177"/>
        <w:jc w:val="both"/>
      </w:pPr>
    </w:p>
    <w:p w14:paraId="76B53CC4" w14:textId="77777777" w:rsidR="00F911EA" w:rsidRDefault="00F911EA" w:rsidP="008A5A95">
      <w:pPr>
        <w:spacing w:after="44" w:line="248" w:lineRule="auto"/>
        <w:ind w:right="177"/>
        <w:jc w:val="both"/>
      </w:pPr>
      <w:r>
        <w:rPr>
          <w:noProof/>
        </w:rPr>
        <w:drawing>
          <wp:inline distT="0" distB="0" distL="0" distR="0" wp14:anchorId="3F806237" wp14:editId="3B44A83B">
            <wp:extent cx="5025224" cy="440499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27033" cy="4406581"/>
                    </a:xfrm>
                    <a:prstGeom prst="rect">
                      <a:avLst/>
                    </a:prstGeom>
                    <a:noFill/>
                    <a:ln>
                      <a:noFill/>
                    </a:ln>
                  </pic:spPr>
                </pic:pic>
              </a:graphicData>
            </a:graphic>
          </wp:inline>
        </w:drawing>
      </w:r>
    </w:p>
    <w:p w14:paraId="21E92A0F" w14:textId="77777777" w:rsidR="00C41F68" w:rsidRDefault="00C41F68" w:rsidP="00BF0D56">
      <w:pPr>
        <w:pStyle w:val="Heading3"/>
        <w:numPr>
          <w:ilvl w:val="2"/>
          <w:numId w:val="5"/>
        </w:numPr>
        <w:rPr>
          <w:rStyle w:val="IntenseReference"/>
        </w:rPr>
      </w:pPr>
      <w:bookmarkStart w:id="329" w:name="_Toc14501860"/>
      <w:r w:rsidRPr="00F911EA">
        <w:rPr>
          <w:rStyle w:val="IntenseReference"/>
        </w:rPr>
        <w:lastRenderedPageBreak/>
        <w:t>Non-Authenticated Users</w:t>
      </w:r>
      <w:bookmarkEnd w:id="329"/>
      <w:r w:rsidRPr="00F911EA">
        <w:rPr>
          <w:rStyle w:val="IntenseReference"/>
        </w:rPr>
        <w:t xml:space="preserve"> </w:t>
      </w:r>
    </w:p>
    <w:p w14:paraId="08FF48DC" w14:textId="77777777" w:rsidR="00F911EA" w:rsidRDefault="00F911EA" w:rsidP="008A5A95">
      <w:pPr>
        <w:spacing w:after="44" w:line="248" w:lineRule="auto"/>
        <w:ind w:left="360" w:right="177"/>
        <w:jc w:val="both"/>
      </w:pPr>
      <w:r>
        <w:t>All the Users who belong to GIC Organization but their devices are not part of GIC Enterprise Domain and not have approved GIC OS Image, will be validated with ISE for Posture Check before allowing them to access the GIC Enterprise network.</w:t>
      </w:r>
    </w:p>
    <w:p w14:paraId="449AD75E" w14:textId="77777777" w:rsidR="00D414CE" w:rsidRDefault="00D414CE" w:rsidP="008A5A95">
      <w:pPr>
        <w:spacing w:after="44" w:line="248" w:lineRule="auto"/>
        <w:ind w:left="360" w:right="177"/>
        <w:jc w:val="both"/>
      </w:pPr>
      <w:r>
        <w:rPr>
          <w:noProof/>
        </w:rPr>
        <w:drawing>
          <wp:inline distT="0" distB="0" distL="0" distR="0" wp14:anchorId="53F6A784" wp14:editId="388542C1">
            <wp:extent cx="5029200" cy="2238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29200" cy="2238375"/>
                    </a:xfrm>
                    <a:prstGeom prst="rect">
                      <a:avLst/>
                    </a:prstGeom>
                    <a:noFill/>
                    <a:ln>
                      <a:noFill/>
                    </a:ln>
                  </pic:spPr>
                </pic:pic>
              </a:graphicData>
            </a:graphic>
          </wp:inline>
        </w:drawing>
      </w:r>
    </w:p>
    <w:p w14:paraId="03451AE0" w14:textId="77777777" w:rsidR="00F911EA" w:rsidRDefault="00F911EA" w:rsidP="008A5A95">
      <w:pPr>
        <w:spacing w:after="44" w:line="248" w:lineRule="auto"/>
        <w:ind w:left="360" w:right="177"/>
        <w:jc w:val="both"/>
        <w:rPr>
          <w:rStyle w:val="IntenseReference"/>
        </w:rPr>
      </w:pPr>
    </w:p>
    <w:p w14:paraId="0D24C22B" w14:textId="77777777" w:rsidR="00915484" w:rsidRDefault="00915484" w:rsidP="009E65ED"/>
    <w:p w14:paraId="5639A757" w14:textId="77777777" w:rsidR="00915484" w:rsidRPr="00915484" w:rsidRDefault="00915484" w:rsidP="00915484">
      <w:pPr>
        <w:pStyle w:val="Heading1"/>
        <w:jc w:val="center"/>
        <w:rPr>
          <w:rFonts w:asciiTheme="minorHAnsi" w:hAnsiTheme="minorHAnsi" w:cstheme="minorHAnsi"/>
          <w:b/>
          <w:color w:val="C00000"/>
        </w:rPr>
      </w:pPr>
      <w:bookmarkStart w:id="330" w:name="_Toc14501861"/>
      <w:r w:rsidRPr="00915484">
        <w:rPr>
          <w:rFonts w:asciiTheme="minorHAnsi" w:hAnsiTheme="minorHAnsi" w:cstheme="minorHAnsi"/>
          <w:b/>
          <w:color w:val="C00000"/>
        </w:rPr>
        <w:t xml:space="preserve">Part </w:t>
      </w:r>
      <w:r>
        <w:rPr>
          <w:rFonts w:asciiTheme="minorHAnsi" w:hAnsiTheme="minorHAnsi" w:cstheme="minorHAnsi"/>
          <w:b/>
          <w:color w:val="C00000"/>
        </w:rPr>
        <w:t>I</w:t>
      </w:r>
      <w:r w:rsidRPr="00915484">
        <w:rPr>
          <w:rFonts w:asciiTheme="minorHAnsi" w:hAnsiTheme="minorHAnsi" w:cstheme="minorHAnsi"/>
          <w:b/>
          <w:color w:val="C00000"/>
        </w:rPr>
        <w:t xml:space="preserve">I </w:t>
      </w:r>
      <w:r>
        <w:rPr>
          <w:rFonts w:asciiTheme="minorHAnsi" w:hAnsiTheme="minorHAnsi" w:cstheme="minorHAnsi"/>
          <w:b/>
          <w:color w:val="C00000"/>
        </w:rPr>
        <w:t>–</w:t>
      </w:r>
      <w:r w:rsidRPr="00915484">
        <w:rPr>
          <w:rFonts w:asciiTheme="minorHAnsi" w:hAnsiTheme="minorHAnsi" w:cstheme="minorHAnsi"/>
          <w:b/>
          <w:color w:val="C00000"/>
        </w:rPr>
        <w:t xml:space="preserve"> </w:t>
      </w:r>
      <w:r>
        <w:rPr>
          <w:rFonts w:asciiTheme="minorHAnsi" w:hAnsiTheme="minorHAnsi" w:cstheme="minorHAnsi"/>
          <w:b/>
          <w:color w:val="C00000"/>
        </w:rPr>
        <w:t xml:space="preserve">Domain </w:t>
      </w:r>
      <w:r w:rsidRPr="00915484">
        <w:rPr>
          <w:rFonts w:asciiTheme="minorHAnsi" w:hAnsiTheme="minorHAnsi" w:cstheme="minorHAnsi"/>
          <w:b/>
          <w:color w:val="C00000"/>
        </w:rPr>
        <w:t>Based Auth</w:t>
      </w:r>
      <w:r>
        <w:rPr>
          <w:rFonts w:asciiTheme="minorHAnsi" w:hAnsiTheme="minorHAnsi" w:cstheme="minorHAnsi"/>
          <w:b/>
          <w:color w:val="C00000"/>
        </w:rPr>
        <w:t>entication</w:t>
      </w:r>
      <w:bookmarkEnd w:id="330"/>
    </w:p>
    <w:p w14:paraId="7CD59C85" w14:textId="77777777" w:rsidR="00915484" w:rsidRPr="008A5A95" w:rsidRDefault="00915484" w:rsidP="00B47F5C">
      <w:pPr>
        <w:pStyle w:val="Heading2"/>
        <w:numPr>
          <w:ilvl w:val="0"/>
          <w:numId w:val="19"/>
        </w:numPr>
        <w:rPr>
          <w:b/>
        </w:rPr>
      </w:pPr>
      <w:bookmarkStart w:id="331" w:name="_Toc14501862"/>
      <w:bookmarkStart w:id="332" w:name="_Toc148949"/>
      <w:r w:rsidRPr="008A5A95">
        <w:rPr>
          <w:b/>
        </w:rPr>
        <w:t>GIC Domain Client Authentication</w:t>
      </w:r>
      <w:bookmarkEnd w:id="331"/>
      <w:r w:rsidRPr="008A5A95">
        <w:rPr>
          <w:b/>
        </w:rPr>
        <w:t xml:space="preserve"> </w:t>
      </w:r>
      <w:bookmarkEnd w:id="332"/>
    </w:p>
    <w:p w14:paraId="29E288C3" w14:textId="77777777" w:rsidR="00915484" w:rsidRDefault="00915484" w:rsidP="00915484">
      <w:pPr>
        <w:spacing w:after="168"/>
        <w:ind w:left="-5" w:right="800"/>
      </w:pPr>
      <w:r>
        <w:t xml:space="preserve">GIC Domain use Kerberos for authentication and Kerberos communication within a domain is pretty straightforward – the domain Kerberos service account is used to sign and encrypt every authentication ticket (TGT). This enables the TGT to be used throughout the domain and presented to any DC in the domain.  </w:t>
      </w:r>
    </w:p>
    <w:p w14:paraId="72A570C9" w14:textId="77777777" w:rsidR="00915484" w:rsidRDefault="00915484" w:rsidP="00915484">
      <w:pPr>
        <w:spacing w:after="192"/>
        <w:ind w:left="-5" w:right="796"/>
      </w:pPr>
      <w:r>
        <w:t xml:space="preserve">When a user authenticates to Active Directory, the authenticating Domain Controller creates a TGT (authentication ticket) for the user that contains the groups the user is a member of (including groups from other domains in the forest, such as universal groups), signs, and encrypts the ticket using the KRBTGT password hash. When presented later to the DC for a service ticket (TGS), the TGT ticket and its contents are validated. The DC effectively copies the contents of the TGT into a TGS (service ticket) that the user presents to the target service. One component of the TGS is encrypted with the target service’s password hash and the other with the user’s password hash. If the target service can open the TGS, it is accepted. This means that the user’s TGT can be reused to get service tickets during the TGT’s lifetime (10 hours by default). </w:t>
      </w:r>
    </w:p>
    <w:p w14:paraId="4FE4C7F4" w14:textId="77777777" w:rsidR="00915484" w:rsidRDefault="00915484" w:rsidP="00915484">
      <w:pPr>
        <w:spacing w:after="0"/>
      </w:pPr>
      <w:r>
        <w:rPr>
          <w:rFonts w:ascii="Cambria" w:eastAsia="Cambria" w:hAnsi="Cambria" w:cs="Cambria"/>
          <w:color w:val="1F3763"/>
          <w:sz w:val="24"/>
        </w:rPr>
        <w:t xml:space="preserve"> </w:t>
      </w:r>
    </w:p>
    <w:p w14:paraId="16D7BC14" w14:textId="77777777" w:rsidR="00915484" w:rsidRDefault="00915484" w:rsidP="00915484">
      <w:pPr>
        <w:spacing w:after="100"/>
        <w:ind w:right="749"/>
        <w:jc w:val="right"/>
      </w:pPr>
      <w:r>
        <w:rPr>
          <w:noProof/>
        </w:rPr>
        <w:lastRenderedPageBreak/>
        <w:drawing>
          <wp:inline distT="0" distB="0" distL="0" distR="0" wp14:anchorId="6B5EAABF" wp14:editId="29C949EA">
            <wp:extent cx="5216056" cy="2584174"/>
            <wp:effectExtent l="0" t="0" r="3810" b="6985"/>
            <wp:docPr id="7155" name="Picture 7155"/>
            <wp:cNvGraphicFramePr/>
            <a:graphic xmlns:a="http://schemas.openxmlformats.org/drawingml/2006/main">
              <a:graphicData uri="http://schemas.openxmlformats.org/drawingml/2006/picture">
                <pic:pic xmlns:pic="http://schemas.openxmlformats.org/drawingml/2006/picture">
                  <pic:nvPicPr>
                    <pic:cNvPr id="7155" name="Picture 7155"/>
                    <pic:cNvPicPr/>
                  </pic:nvPicPr>
                  <pic:blipFill>
                    <a:blip r:embed="rId41"/>
                    <a:stretch>
                      <a:fillRect/>
                    </a:stretch>
                  </pic:blipFill>
                  <pic:spPr>
                    <a:xfrm>
                      <a:off x="0" y="0"/>
                      <a:ext cx="5229701" cy="2590934"/>
                    </a:xfrm>
                    <a:prstGeom prst="rect">
                      <a:avLst/>
                    </a:prstGeom>
                  </pic:spPr>
                </pic:pic>
              </a:graphicData>
            </a:graphic>
          </wp:inline>
        </w:drawing>
      </w:r>
      <w:r>
        <w:t xml:space="preserve"> </w:t>
      </w:r>
    </w:p>
    <w:p w14:paraId="6D56F5F9" w14:textId="77777777" w:rsidR="00915484" w:rsidRPr="000B1EBD" w:rsidRDefault="00915484" w:rsidP="00B47F5C">
      <w:pPr>
        <w:pStyle w:val="Heading3"/>
        <w:numPr>
          <w:ilvl w:val="1"/>
          <w:numId w:val="19"/>
        </w:numPr>
        <w:rPr>
          <w:rStyle w:val="IntenseReference"/>
        </w:rPr>
      </w:pPr>
      <w:bookmarkStart w:id="333" w:name="_Toc14501863"/>
      <w:r w:rsidRPr="000B1EBD">
        <w:rPr>
          <w:rStyle w:val="IntenseReference"/>
        </w:rPr>
        <w:t>Kerberos TGT (Authentication or Logon Ticket) Process</w:t>
      </w:r>
      <w:bookmarkEnd w:id="333"/>
      <w:r w:rsidRPr="000B1EBD">
        <w:rPr>
          <w:rStyle w:val="IntenseReference"/>
        </w:rPr>
        <w:t xml:space="preserve"> </w:t>
      </w:r>
    </w:p>
    <w:p w14:paraId="3C273FD4" w14:textId="77777777" w:rsidR="00915484" w:rsidRDefault="00915484" w:rsidP="00184E47">
      <w:pPr>
        <w:numPr>
          <w:ilvl w:val="0"/>
          <w:numId w:val="3"/>
        </w:numPr>
        <w:spacing w:after="30" w:line="248" w:lineRule="auto"/>
        <w:ind w:right="177" w:hanging="360"/>
        <w:jc w:val="both"/>
      </w:pPr>
      <w:r>
        <w:t xml:space="preserve">User logs onto the workstation with Domain credentials.  </w:t>
      </w:r>
    </w:p>
    <w:p w14:paraId="48C870EC" w14:textId="77777777" w:rsidR="00915484" w:rsidRDefault="00915484" w:rsidP="00184E47">
      <w:pPr>
        <w:numPr>
          <w:ilvl w:val="0"/>
          <w:numId w:val="3"/>
        </w:numPr>
        <w:spacing w:after="30" w:line="248" w:lineRule="auto"/>
        <w:ind w:right="177" w:hanging="360"/>
        <w:jc w:val="both"/>
      </w:pPr>
      <w:r>
        <w:t xml:space="preserve">The user’s password is converted to hash  </w:t>
      </w:r>
    </w:p>
    <w:p w14:paraId="4CA0DD75" w14:textId="77777777" w:rsidR="00915484" w:rsidRDefault="00915484" w:rsidP="00184E47">
      <w:pPr>
        <w:numPr>
          <w:ilvl w:val="0"/>
          <w:numId w:val="3"/>
        </w:numPr>
        <w:spacing w:after="27" w:line="248" w:lineRule="auto"/>
        <w:ind w:right="177" w:hanging="360"/>
        <w:jc w:val="both"/>
      </w:pPr>
      <w:r>
        <w:t xml:space="preserve">AS-REQ: Authentication request sent to Domain Controller. </w:t>
      </w:r>
    </w:p>
    <w:p w14:paraId="525CB588" w14:textId="77777777" w:rsidR="00915484" w:rsidRDefault="00915484" w:rsidP="00184E47">
      <w:pPr>
        <w:numPr>
          <w:ilvl w:val="0"/>
          <w:numId w:val="3"/>
        </w:numPr>
        <w:spacing w:after="10" w:line="248" w:lineRule="auto"/>
        <w:ind w:right="177" w:hanging="360"/>
        <w:jc w:val="both"/>
      </w:pPr>
      <w:r>
        <w:t xml:space="preserve">AS-REP: The KDC verifies Authentication Data and replies with TGT.  </w:t>
      </w:r>
    </w:p>
    <w:p w14:paraId="49AD0F0D" w14:textId="77777777" w:rsidR="00915484" w:rsidRDefault="00915484" w:rsidP="00915484">
      <w:pPr>
        <w:spacing w:after="0"/>
      </w:pPr>
      <w:r>
        <w:rPr>
          <w:color w:val="FF0000"/>
        </w:rPr>
        <w:t xml:space="preserve"> </w:t>
      </w:r>
    </w:p>
    <w:p w14:paraId="0F274E1A" w14:textId="77777777" w:rsidR="00915484" w:rsidRPr="000B1EBD" w:rsidRDefault="00915484" w:rsidP="00B47F5C">
      <w:pPr>
        <w:pStyle w:val="Heading3"/>
        <w:numPr>
          <w:ilvl w:val="1"/>
          <w:numId w:val="19"/>
        </w:numPr>
        <w:rPr>
          <w:rStyle w:val="IntenseReference"/>
        </w:rPr>
      </w:pPr>
      <w:bookmarkStart w:id="334" w:name="_Toc14501864"/>
      <w:r w:rsidRPr="008A5A95">
        <w:rPr>
          <w:rStyle w:val="IntenseReference"/>
        </w:rPr>
        <w:t>TGT format (TGS is similar):</w:t>
      </w:r>
      <w:bookmarkEnd w:id="334"/>
      <w:r w:rsidRPr="008A5A95">
        <w:rPr>
          <w:rStyle w:val="IntenseReference"/>
        </w:rPr>
        <w:t xml:space="preserve">  </w:t>
      </w:r>
    </w:p>
    <w:p w14:paraId="71EBEFE4" w14:textId="77777777" w:rsidR="00915484" w:rsidRDefault="00915484" w:rsidP="00184E47">
      <w:pPr>
        <w:numPr>
          <w:ilvl w:val="0"/>
          <w:numId w:val="3"/>
        </w:numPr>
        <w:spacing w:after="30" w:line="248" w:lineRule="auto"/>
        <w:ind w:right="177" w:hanging="360"/>
        <w:jc w:val="both"/>
      </w:pPr>
      <w:r>
        <w:t xml:space="preserve">Client information – workstation FQDN &amp; IP address  </w:t>
      </w:r>
    </w:p>
    <w:p w14:paraId="035F03BB" w14:textId="77777777" w:rsidR="00915484" w:rsidRDefault="00915484" w:rsidP="00184E47">
      <w:pPr>
        <w:numPr>
          <w:ilvl w:val="0"/>
          <w:numId w:val="3"/>
        </w:numPr>
        <w:spacing w:after="30" w:line="248" w:lineRule="auto"/>
        <w:ind w:right="177" w:hanging="360"/>
        <w:jc w:val="both"/>
      </w:pPr>
      <w:r>
        <w:t xml:space="preserve">User Restrictions – logon schedule, workstation restrictions, etc.  </w:t>
      </w:r>
    </w:p>
    <w:p w14:paraId="6F1EC0D2" w14:textId="77777777" w:rsidR="00915484" w:rsidRDefault="00915484" w:rsidP="00184E47">
      <w:pPr>
        <w:numPr>
          <w:ilvl w:val="0"/>
          <w:numId w:val="3"/>
        </w:numPr>
        <w:spacing w:after="27" w:line="248" w:lineRule="auto"/>
        <w:ind w:right="177" w:hanging="360"/>
        <w:jc w:val="both"/>
      </w:pPr>
      <w:r>
        <w:t xml:space="preserve">Domain Kerberos Policy - Ticket Lifetime (Default: 10-hour lifetime &amp; 7 day max)  </w:t>
      </w:r>
    </w:p>
    <w:p w14:paraId="09D838B8" w14:textId="77777777" w:rsidR="00915484" w:rsidRDefault="00915484" w:rsidP="00184E47">
      <w:pPr>
        <w:numPr>
          <w:ilvl w:val="0"/>
          <w:numId w:val="3"/>
        </w:numPr>
        <w:spacing w:after="29" w:line="248" w:lineRule="auto"/>
        <w:ind w:right="177" w:hanging="360"/>
        <w:jc w:val="both"/>
      </w:pPr>
      <w:r>
        <w:t xml:space="preserve">Ticket Flags – Encryption, ticket type (impersonation, can it be delegated, etc)  </w:t>
      </w:r>
    </w:p>
    <w:p w14:paraId="4704AB35" w14:textId="77777777" w:rsidR="00915484" w:rsidRDefault="00915484" w:rsidP="00184E47">
      <w:pPr>
        <w:numPr>
          <w:ilvl w:val="0"/>
          <w:numId w:val="3"/>
        </w:numPr>
        <w:spacing w:after="42" w:line="248" w:lineRule="auto"/>
        <w:ind w:right="177" w:hanging="360"/>
        <w:jc w:val="both"/>
      </w:pPr>
      <w:r>
        <w:t xml:space="preserve">Auth Data - PAC  </w:t>
      </w:r>
    </w:p>
    <w:p w14:paraId="1928EB38" w14:textId="77777777" w:rsidR="00915484" w:rsidRDefault="00915484" w:rsidP="00184E47">
      <w:pPr>
        <w:numPr>
          <w:ilvl w:val="1"/>
          <w:numId w:val="3"/>
        </w:numPr>
        <w:spacing w:after="42" w:line="248" w:lineRule="auto"/>
        <w:ind w:right="177" w:hanging="360"/>
        <w:jc w:val="both"/>
      </w:pPr>
      <w:r>
        <w:t xml:space="preserve">User Info: User name, user SID, profile info, etc  </w:t>
      </w:r>
    </w:p>
    <w:p w14:paraId="51D48A73" w14:textId="77777777" w:rsidR="00915484" w:rsidRDefault="00915484" w:rsidP="00184E47">
      <w:pPr>
        <w:numPr>
          <w:ilvl w:val="1"/>
          <w:numId w:val="3"/>
        </w:numPr>
        <w:spacing w:after="42" w:line="248" w:lineRule="auto"/>
        <w:ind w:right="177" w:hanging="360"/>
        <w:jc w:val="both"/>
      </w:pPr>
      <w:r>
        <w:t xml:space="preserve">Group Membership: Group RIDs  </w:t>
      </w:r>
    </w:p>
    <w:p w14:paraId="61D04613" w14:textId="77777777" w:rsidR="00915484" w:rsidRDefault="00915484" w:rsidP="00184E47">
      <w:pPr>
        <w:numPr>
          <w:ilvl w:val="1"/>
          <w:numId w:val="3"/>
        </w:numPr>
        <w:spacing w:after="42" w:line="248" w:lineRule="auto"/>
        <w:ind w:right="177" w:hanging="360"/>
        <w:jc w:val="both"/>
      </w:pPr>
      <w:r>
        <w:t xml:space="preserve">PAC Signature  </w:t>
      </w:r>
    </w:p>
    <w:p w14:paraId="0E1D411D" w14:textId="77777777" w:rsidR="00915484" w:rsidRDefault="00915484" w:rsidP="00915484">
      <w:pPr>
        <w:spacing w:after="101"/>
      </w:pPr>
      <w:r>
        <w:rPr>
          <w:noProof/>
        </w:rPr>
        <w:drawing>
          <wp:inline distT="0" distB="0" distL="0" distR="0" wp14:anchorId="2A255879" wp14:editId="75BFD1DA">
            <wp:extent cx="1741336" cy="2226365"/>
            <wp:effectExtent l="0" t="0" r="0" b="2540"/>
            <wp:docPr id="7278" name="Picture 7278"/>
            <wp:cNvGraphicFramePr/>
            <a:graphic xmlns:a="http://schemas.openxmlformats.org/drawingml/2006/main">
              <a:graphicData uri="http://schemas.openxmlformats.org/drawingml/2006/picture">
                <pic:pic xmlns:pic="http://schemas.openxmlformats.org/drawingml/2006/picture">
                  <pic:nvPicPr>
                    <pic:cNvPr id="7278" name="Picture 7278"/>
                    <pic:cNvPicPr/>
                  </pic:nvPicPr>
                  <pic:blipFill>
                    <a:blip r:embed="rId42"/>
                    <a:stretch>
                      <a:fillRect/>
                    </a:stretch>
                  </pic:blipFill>
                  <pic:spPr>
                    <a:xfrm>
                      <a:off x="0" y="0"/>
                      <a:ext cx="1764582" cy="2256086"/>
                    </a:xfrm>
                    <a:prstGeom prst="rect">
                      <a:avLst/>
                    </a:prstGeom>
                  </pic:spPr>
                </pic:pic>
              </a:graphicData>
            </a:graphic>
          </wp:inline>
        </w:drawing>
      </w:r>
      <w:r>
        <w:rPr>
          <w:rFonts w:ascii="Segoe UI" w:eastAsia="Segoe UI" w:hAnsi="Segoe UI" w:cs="Segoe UI"/>
          <w:color w:val="FF0000"/>
          <w:sz w:val="20"/>
        </w:rPr>
        <w:t xml:space="preserve"> </w:t>
      </w:r>
    </w:p>
    <w:p w14:paraId="1357B2D4" w14:textId="77777777" w:rsidR="00915484" w:rsidRPr="000B1EBD" w:rsidRDefault="00915484" w:rsidP="00B47F5C">
      <w:pPr>
        <w:pStyle w:val="Heading3"/>
        <w:numPr>
          <w:ilvl w:val="1"/>
          <w:numId w:val="19"/>
        </w:numPr>
        <w:rPr>
          <w:rStyle w:val="IntenseReference"/>
        </w:rPr>
      </w:pPr>
      <w:bookmarkStart w:id="335" w:name="_Toc14501865"/>
      <w:r w:rsidRPr="008A5A95">
        <w:rPr>
          <w:rStyle w:val="IntenseReference"/>
        </w:rPr>
        <w:lastRenderedPageBreak/>
        <w:t>Kerberos TGS (Service Ticket) Process</w:t>
      </w:r>
      <w:bookmarkEnd w:id="335"/>
      <w:r w:rsidRPr="008A5A95">
        <w:rPr>
          <w:rStyle w:val="IntenseReference"/>
        </w:rPr>
        <w:t xml:space="preserve">  </w:t>
      </w:r>
    </w:p>
    <w:p w14:paraId="267438D2" w14:textId="77777777" w:rsidR="00915484" w:rsidRDefault="00915484" w:rsidP="00184E47">
      <w:pPr>
        <w:numPr>
          <w:ilvl w:val="0"/>
          <w:numId w:val="3"/>
        </w:numPr>
        <w:spacing w:after="42" w:line="250" w:lineRule="auto"/>
        <w:ind w:right="177" w:hanging="360"/>
        <w:jc w:val="both"/>
      </w:pPr>
      <w:r>
        <w:rPr>
          <w:rFonts w:ascii="Segoe UI" w:eastAsia="Segoe UI" w:hAnsi="Segoe UI" w:cs="Segoe UI"/>
          <w:sz w:val="20"/>
        </w:rPr>
        <w:t xml:space="preserve">TGS-REQ: Client sends the TGT to the DC requesting a TGS for a specific service.  </w:t>
      </w:r>
    </w:p>
    <w:p w14:paraId="53B4A6E8" w14:textId="77777777" w:rsidR="00915484" w:rsidRDefault="00915484" w:rsidP="00184E47">
      <w:pPr>
        <w:numPr>
          <w:ilvl w:val="0"/>
          <w:numId w:val="3"/>
        </w:numPr>
        <w:spacing w:after="42" w:line="250" w:lineRule="auto"/>
        <w:ind w:right="177" w:hanging="360"/>
        <w:jc w:val="both"/>
      </w:pPr>
      <w:r>
        <w:rPr>
          <w:rFonts w:ascii="Segoe UI" w:eastAsia="Segoe UI" w:hAnsi="Segoe UI" w:cs="Segoe UI"/>
          <w:sz w:val="20"/>
        </w:rPr>
        <w:t xml:space="preserve">Domain Controller validates the TGT by opening &amp; validate checksum.  </w:t>
      </w:r>
    </w:p>
    <w:p w14:paraId="5473EB38" w14:textId="77777777" w:rsidR="00915484" w:rsidRDefault="00915484" w:rsidP="00184E47">
      <w:pPr>
        <w:numPr>
          <w:ilvl w:val="0"/>
          <w:numId w:val="3"/>
        </w:numPr>
        <w:spacing w:after="42" w:line="250" w:lineRule="auto"/>
        <w:ind w:right="177" w:hanging="360"/>
        <w:jc w:val="both"/>
      </w:pPr>
      <w:r>
        <w:rPr>
          <w:rFonts w:ascii="Segoe UI" w:eastAsia="Segoe UI" w:hAnsi="Segoe UI" w:cs="Segoe UI"/>
          <w:sz w:val="20"/>
        </w:rPr>
        <w:t xml:space="preserve">DC looks up the Service Principal name for the Kerberos service in the TGS-REQ and identifies the associated Service Account.  </w:t>
      </w:r>
    </w:p>
    <w:p w14:paraId="7E13B47B" w14:textId="77777777" w:rsidR="00915484" w:rsidRDefault="00915484" w:rsidP="00184E47">
      <w:pPr>
        <w:numPr>
          <w:ilvl w:val="0"/>
          <w:numId w:val="3"/>
        </w:numPr>
        <w:spacing w:after="42" w:line="250" w:lineRule="auto"/>
        <w:ind w:right="177" w:hanging="360"/>
        <w:jc w:val="both"/>
      </w:pPr>
      <w:r>
        <w:rPr>
          <w:rFonts w:ascii="Segoe UI" w:eastAsia="Segoe UI" w:hAnsi="Segoe UI" w:cs="Segoe UI"/>
          <w:sz w:val="20"/>
        </w:rPr>
        <w:t xml:space="preserve">The DC creates a TGS ticket based on data in the TGT and encrypts it with the Service Account password hash.  </w:t>
      </w:r>
    </w:p>
    <w:p w14:paraId="54FFDD86" w14:textId="77777777" w:rsidR="00915484" w:rsidRDefault="00915484" w:rsidP="00184E47">
      <w:pPr>
        <w:numPr>
          <w:ilvl w:val="0"/>
          <w:numId w:val="3"/>
        </w:numPr>
        <w:spacing w:after="167" w:line="250" w:lineRule="auto"/>
        <w:ind w:right="177" w:hanging="360"/>
        <w:jc w:val="both"/>
      </w:pPr>
      <w:r>
        <w:rPr>
          <w:rFonts w:ascii="Segoe UI" w:eastAsia="Segoe UI" w:hAnsi="Segoe UI" w:cs="Segoe UI"/>
          <w:sz w:val="20"/>
        </w:rPr>
        <w:t xml:space="preserve">TGS-REP: DC sends the TGS to the client.  </w:t>
      </w:r>
    </w:p>
    <w:p w14:paraId="76E24DD8" w14:textId="77777777" w:rsidR="00915484" w:rsidRDefault="00915484" w:rsidP="00FA6F16">
      <w:pPr>
        <w:spacing w:after="169" w:line="250" w:lineRule="auto"/>
        <w:ind w:right="792"/>
        <w:rPr>
          <w:rFonts w:ascii="Segoe UI" w:eastAsia="Segoe UI" w:hAnsi="Segoe UI" w:cs="Segoe UI"/>
          <w:sz w:val="20"/>
        </w:rPr>
      </w:pPr>
      <w:r>
        <w:rPr>
          <w:rFonts w:ascii="Segoe UI" w:eastAsia="Segoe UI" w:hAnsi="Segoe UI" w:cs="Segoe UI"/>
          <w:sz w:val="20"/>
        </w:rPr>
        <w:t xml:space="preserve">Note that a TGS has a server component &amp; user component. </w:t>
      </w:r>
    </w:p>
    <w:p w14:paraId="62D15473" w14:textId="77777777" w:rsidR="00FA6F16" w:rsidRDefault="00FA6F16" w:rsidP="00FA6F16">
      <w:pPr>
        <w:spacing w:after="169" w:line="250" w:lineRule="auto"/>
        <w:ind w:right="792"/>
        <w:rPr>
          <w:rFonts w:ascii="Segoe UI" w:eastAsia="Segoe UI" w:hAnsi="Segoe UI" w:cs="Segoe UI"/>
          <w:color w:val="2A2A2A"/>
          <w:sz w:val="20"/>
        </w:rPr>
      </w:pPr>
    </w:p>
    <w:p w14:paraId="13A198B8" w14:textId="77777777" w:rsidR="00915484" w:rsidRPr="000B1EBD" w:rsidRDefault="00915484" w:rsidP="00B47F5C">
      <w:pPr>
        <w:pStyle w:val="Heading2"/>
        <w:numPr>
          <w:ilvl w:val="0"/>
          <w:numId w:val="19"/>
        </w:numPr>
        <w:rPr>
          <w:b/>
        </w:rPr>
      </w:pPr>
      <w:bookmarkStart w:id="336" w:name="_Toc14501866"/>
      <w:bookmarkStart w:id="337" w:name="_Toc148950"/>
      <w:r w:rsidRPr="000B1EBD">
        <w:rPr>
          <w:b/>
        </w:rPr>
        <w:t>GIC Single Sign on for Hybrid applications.</w:t>
      </w:r>
      <w:bookmarkEnd w:id="336"/>
      <w:r w:rsidRPr="000B1EBD">
        <w:rPr>
          <w:b/>
        </w:rPr>
        <w:t xml:space="preserve"> </w:t>
      </w:r>
      <w:bookmarkEnd w:id="337"/>
    </w:p>
    <w:p w14:paraId="396C959F" w14:textId="77777777" w:rsidR="00915484" w:rsidRDefault="00915484" w:rsidP="00915484">
      <w:pPr>
        <w:spacing w:after="171"/>
        <w:ind w:left="-5" w:right="802"/>
      </w:pPr>
      <w:r>
        <w:t xml:space="preserve">As we have analyzed the environment has hybrid and cloud applications mix to manage for users, to ensure the authentication that enables application access securely and seamlessly we will ensure the single sing on is a compulsory requirement. </w:t>
      </w:r>
    </w:p>
    <w:p w14:paraId="15B4D93E" w14:textId="77777777" w:rsidR="00915484" w:rsidRDefault="00915484" w:rsidP="00915484">
      <w:pPr>
        <w:ind w:left="-5" w:right="796"/>
      </w:pPr>
      <w:r>
        <w:t xml:space="preserve">Users in ASU Enterprise location will be using the Active directory to authentication, for cloud office 365 users we ensure that we will be integrating Azure Active directory with seamless pass-through authentication. </w:t>
      </w:r>
    </w:p>
    <w:p w14:paraId="55FEE940" w14:textId="77777777" w:rsidR="00915484" w:rsidRDefault="00915484" w:rsidP="00915484">
      <w:pPr>
        <w:spacing w:after="168"/>
        <w:ind w:left="-5" w:right="799"/>
      </w:pPr>
      <w:r>
        <w:rPr>
          <w:rFonts w:ascii="Calibri" w:eastAsia="Calibri" w:hAnsi="Calibri" w:cs="Calibri"/>
          <w:b/>
        </w:rPr>
        <w:t>Note:</w:t>
      </w:r>
      <w:r>
        <w:t xml:space="preserve"> All application that authenticates must be certified for singe sign on capabilities, rather some dos or PowerShell based application or thick client application may require developer intervention. This will not be a part of its scope of deployment if this is the case. </w:t>
      </w:r>
    </w:p>
    <w:p w14:paraId="2F473243" w14:textId="77777777" w:rsidR="00915484" w:rsidRDefault="00915484" w:rsidP="00915484">
      <w:pPr>
        <w:spacing w:after="177"/>
      </w:pPr>
      <w:r>
        <w:t xml:space="preserve"> </w:t>
      </w:r>
    </w:p>
    <w:p w14:paraId="59601166" w14:textId="77777777" w:rsidR="00FA6F16" w:rsidRDefault="00FA6F16" w:rsidP="00915484">
      <w:pPr>
        <w:spacing w:after="177"/>
      </w:pPr>
    </w:p>
    <w:p w14:paraId="558866D2" w14:textId="77777777" w:rsidR="00FA6F16" w:rsidRDefault="00FA6F16" w:rsidP="00915484">
      <w:pPr>
        <w:spacing w:after="177"/>
      </w:pPr>
    </w:p>
    <w:p w14:paraId="6CDD6E4A" w14:textId="77777777" w:rsidR="00FA6F16" w:rsidRDefault="00FA6F16" w:rsidP="00915484">
      <w:pPr>
        <w:spacing w:after="177"/>
      </w:pPr>
    </w:p>
    <w:p w14:paraId="05DCEB39" w14:textId="77777777" w:rsidR="00FA6F16" w:rsidRDefault="00FA6F16" w:rsidP="00915484">
      <w:pPr>
        <w:spacing w:after="177"/>
      </w:pPr>
    </w:p>
    <w:p w14:paraId="07389133" w14:textId="77777777" w:rsidR="00FA6F16" w:rsidRDefault="00FA6F16" w:rsidP="00915484">
      <w:pPr>
        <w:spacing w:after="177"/>
      </w:pPr>
    </w:p>
    <w:p w14:paraId="2026FA71" w14:textId="77777777" w:rsidR="00FA6F16" w:rsidRDefault="00FA6F16" w:rsidP="00915484">
      <w:pPr>
        <w:spacing w:after="177"/>
      </w:pPr>
    </w:p>
    <w:p w14:paraId="12627B46" w14:textId="77777777" w:rsidR="00FA6F16" w:rsidRDefault="00FA6F16" w:rsidP="00915484">
      <w:pPr>
        <w:spacing w:after="177"/>
      </w:pPr>
    </w:p>
    <w:p w14:paraId="671FE513" w14:textId="77777777" w:rsidR="00FA6F16" w:rsidRDefault="00FA6F16" w:rsidP="00915484">
      <w:pPr>
        <w:spacing w:after="177"/>
      </w:pPr>
    </w:p>
    <w:p w14:paraId="4DA3F007" w14:textId="77777777" w:rsidR="00FA6F16" w:rsidRDefault="00FA6F16" w:rsidP="00915484">
      <w:pPr>
        <w:spacing w:after="177"/>
      </w:pPr>
    </w:p>
    <w:p w14:paraId="253C2C7D" w14:textId="77777777" w:rsidR="00FA6F16" w:rsidRDefault="00FA6F16" w:rsidP="00915484">
      <w:pPr>
        <w:spacing w:after="177"/>
      </w:pPr>
    </w:p>
    <w:p w14:paraId="10837920" w14:textId="77777777" w:rsidR="00915484" w:rsidRPr="000B1EBD" w:rsidRDefault="00915484" w:rsidP="00B47F5C">
      <w:pPr>
        <w:pStyle w:val="Heading3"/>
        <w:numPr>
          <w:ilvl w:val="1"/>
          <w:numId w:val="19"/>
        </w:numPr>
        <w:rPr>
          <w:rStyle w:val="IntenseReference"/>
        </w:rPr>
      </w:pPr>
      <w:bookmarkStart w:id="338" w:name="_Toc14501867"/>
      <w:bookmarkStart w:id="339" w:name="_Toc148951"/>
      <w:r w:rsidRPr="000B1EBD">
        <w:rPr>
          <w:rStyle w:val="IntenseReference"/>
        </w:rPr>
        <w:t>Azure AD Pass-through Authentication.</w:t>
      </w:r>
      <w:bookmarkEnd w:id="338"/>
      <w:r w:rsidRPr="000B1EBD">
        <w:rPr>
          <w:rStyle w:val="IntenseReference"/>
        </w:rPr>
        <w:t xml:space="preserve"> </w:t>
      </w:r>
      <w:bookmarkEnd w:id="339"/>
    </w:p>
    <w:p w14:paraId="1ECA7F91" w14:textId="77777777" w:rsidR="00915484" w:rsidRDefault="00915484" w:rsidP="00915484">
      <w:pPr>
        <w:ind w:left="-5" w:right="798"/>
      </w:pPr>
      <w:r>
        <w:t xml:space="preserve">Azure Active Directory (Azure AD) Pass-through Authentication allows your users to sign in to both on-premises and cloud-based applications using the same passwords. This feature </w:t>
      </w:r>
      <w:r>
        <w:lastRenderedPageBreak/>
        <w:t xml:space="preserve">provides your users a better experience - one less password to remember, and reduces IT helpdesk costs because your users are less likely to forget how to sign in. When users sign in using Azure AD, this feature validates users' passwords directly against your on-premises Active Directory. </w:t>
      </w:r>
    </w:p>
    <w:p w14:paraId="598CA754" w14:textId="77777777" w:rsidR="00915484" w:rsidRDefault="00915484" w:rsidP="00915484">
      <w:pPr>
        <w:spacing w:after="98"/>
        <w:ind w:right="720"/>
        <w:jc w:val="right"/>
      </w:pPr>
      <w:r>
        <w:rPr>
          <w:noProof/>
        </w:rPr>
        <w:drawing>
          <wp:inline distT="0" distB="0" distL="0" distR="0" wp14:anchorId="5AE2855D" wp14:editId="3F2333A7">
            <wp:extent cx="5954268" cy="3840480"/>
            <wp:effectExtent l="0" t="0" r="0" b="0"/>
            <wp:docPr id="7330" name="Picture 7330"/>
            <wp:cNvGraphicFramePr/>
            <a:graphic xmlns:a="http://schemas.openxmlformats.org/drawingml/2006/main">
              <a:graphicData uri="http://schemas.openxmlformats.org/drawingml/2006/picture">
                <pic:pic xmlns:pic="http://schemas.openxmlformats.org/drawingml/2006/picture">
                  <pic:nvPicPr>
                    <pic:cNvPr id="7330" name="Picture 7330"/>
                    <pic:cNvPicPr/>
                  </pic:nvPicPr>
                  <pic:blipFill>
                    <a:blip r:embed="rId43"/>
                    <a:stretch>
                      <a:fillRect/>
                    </a:stretch>
                  </pic:blipFill>
                  <pic:spPr>
                    <a:xfrm>
                      <a:off x="0" y="0"/>
                      <a:ext cx="5954268" cy="3840480"/>
                    </a:xfrm>
                    <a:prstGeom prst="rect">
                      <a:avLst/>
                    </a:prstGeom>
                  </pic:spPr>
                </pic:pic>
              </a:graphicData>
            </a:graphic>
          </wp:inline>
        </w:drawing>
      </w:r>
      <w:r>
        <w:t xml:space="preserve"> </w:t>
      </w:r>
    </w:p>
    <w:p w14:paraId="03FC3090" w14:textId="77777777" w:rsidR="00915484" w:rsidRDefault="00915484" w:rsidP="00915484">
      <w:pPr>
        <w:ind w:left="-5" w:right="802"/>
      </w:pPr>
      <w:r>
        <w:t xml:space="preserve">The agent for azure sync client will be installed ether in AD or AD sync server to ensure high availability, once the initial AD Sync performs after when your users are accessing applications on their corporate machines inside your corporate network, they don't need to type in their passwords to sign in. </w:t>
      </w:r>
    </w:p>
    <w:p w14:paraId="7CDFBF21" w14:textId="77777777" w:rsidR="00915484" w:rsidRDefault="00915484" w:rsidP="00915484">
      <w:pPr>
        <w:spacing w:after="134"/>
        <w:ind w:right="2249"/>
        <w:jc w:val="right"/>
      </w:pPr>
      <w:r>
        <w:rPr>
          <w:noProof/>
        </w:rPr>
        <w:lastRenderedPageBreak/>
        <w:drawing>
          <wp:inline distT="0" distB="0" distL="0" distR="0" wp14:anchorId="4481529A" wp14:editId="304ABBFB">
            <wp:extent cx="4983480" cy="4120896"/>
            <wp:effectExtent l="0" t="0" r="0" b="0"/>
            <wp:docPr id="7394" name="Picture 7394"/>
            <wp:cNvGraphicFramePr/>
            <a:graphic xmlns:a="http://schemas.openxmlformats.org/drawingml/2006/main">
              <a:graphicData uri="http://schemas.openxmlformats.org/drawingml/2006/picture">
                <pic:pic xmlns:pic="http://schemas.openxmlformats.org/drawingml/2006/picture">
                  <pic:nvPicPr>
                    <pic:cNvPr id="7394" name="Picture 7394"/>
                    <pic:cNvPicPr/>
                  </pic:nvPicPr>
                  <pic:blipFill>
                    <a:blip r:embed="rId44"/>
                    <a:stretch>
                      <a:fillRect/>
                    </a:stretch>
                  </pic:blipFill>
                  <pic:spPr>
                    <a:xfrm>
                      <a:off x="0" y="0"/>
                      <a:ext cx="4983480" cy="4120896"/>
                    </a:xfrm>
                    <a:prstGeom prst="rect">
                      <a:avLst/>
                    </a:prstGeom>
                  </pic:spPr>
                </pic:pic>
              </a:graphicData>
            </a:graphic>
          </wp:inline>
        </w:drawing>
      </w:r>
      <w:r>
        <w:t xml:space="preserve"> </w:t>
      </w:r>
    </w:p>
    <w:p w14:paraId="2EB44562" w14:textId="77777777" w:rsidR="00915484" w:rsidRDefault="00915484" w:rsidP="00184E47">
      <w:pPr>
        <w:numPr>
          <w:ilvl w:val="0"/>
          <w:numId w:val="4"/>
        </w:numPr>
        <w:spacing w:after="41" w:line="248" w:lineRule="auto"/>
        <w:ind w:right="177" w:hanging="360"/>
        <w:jc w:val="both"/>
      </w:pPr>
      <w:r>
        <w:t xml:space="preserve">User login to portal.ofice.com using its UPN </w:t>
      </w:r>
    </w:p>
    <w:p w14:paraId="54D685C2" w14:textId="77777777" w:rsidR="00915484" w:rsidRDefault="00915484" w:rsidP="00184E47">
      <w:pPr>
        <w:numPr>
          <w:ilvl w:val="0"/>
          <w:numId w:val="4"/>
        </w:numPr>
        <w:spacing w:after="44" w:line="248" w:lineRule="auto"/>
        <w:ind w:right="177" w:hanging="360"/>
        <w:jc w:val="both"/>
      </w:pPr>
      <w:r>
        <w:t xml:space="preserve">The request redirect to login.microsoftonline.com </w:t>
      </w:r>
    </w:p>
    <w:p w14:paraId="44D6566B" w14:textId="77777777" w:rsidR="00915484" w:rsidRDefault="00915484" w:rsidP="00184E47">
      <w:pPr>
        <w:numPr>
          <w:ilvl w:val="0"/>
          <w:numId w:val="4"/>
        </w:numPr>
        <w:spacing w:after="43" w:line="248" w:lineRule="auto"/>
        <w:ind w:right="177" w:hanging="360"/>
        <w:jc w:val="both"/>
      </w:pPr>
      <w:r>
        <w:t xml:space="preserve">The login.microsoftonline.com send the 401 to browser since it is pass through </w:t>
      </w:r>
    </w:p>
    <w:p w14:paraId="6DBE12C5" w14:textId="77777777" w:rsidR="00915484" w:rsidRDefault="00915484" w:rsidP="00184E47">
      <w:pPr>
        <w:numPr>
          <w:ilvl w:val="0"/>
          <w:numId w:val="4"/>
        </w:numPr>
        <w:spacing w:after="43" w:line="248" w:lineRule="auto"/>
        <w:ind w:right="177" w:hanging="360"/>
        <w:jc w:val="both"/>
      </w:pPr>
      <w:r>
        <w:t xml:space="preserve">The browser sends the request to on-prem domain controller  </w:t>
      </w:r>
    </w:p>
    <w:p w14:paraId="2FE30FD8" w14:textId="77777777" w:rsidR="00915484" w:rsidRDefault="00915484" w:rsidP="00184E47">
      <w:pPr>
        <w:numPr>
          <w:ilvl w:val="0"/>
          <w:numId w:val="4"/>
        </w:numPr>
        <w:spacing w:after="41" w:line="248" w:lineRule="auto"/>
        <w:ind w:right="177" w:hanging="360"/>
        <w:jc w:val="both"/>
      </w:pPr>
      <w:r>
        <w:t xml:space="preserve">The domain controller validates the request and issues claim token  </w:t>
      </w:r>
    </w:p>
    <w:p w14:paraId="34E3AA1C" w14:textId="77777777" w:rsidR="00915484" w:rsidRDefault="00915484" w:rsidP="00184E47">
      <w:pPr>
        <w:numPr>
          <w:ilvl w:val="0"/>
          <w:numId w:val="4"/>
        </w:numPr>
        <w:spacing w:after="170" w:line="248" w:lineRule="auto"/>
        <w:ind w:right="177" w:hanging="360"/>
        <w:jc w:val="both"/>
      </w:pPr>
      <w:r>
        <w:t xml:space="preserve">The claim token then sends to Azure active directory and which decrypt it and grant logon permission  </w:t>
      </w:r>
    </w:p>
    <w:p w14:paraId="1D01C971" w14:textId="77777777" w:rsidR="00915484" w:rsidRDefault="00915484" w:rsidP="00915484">
      <w:pPr>
        <w:spacing w:after="185" w:line="249" w:lineRule="auto"/>
        <w:ind w:left="-5" w:right="774"/>
      </w:pPr>
      <w:r>
        <w:rPr>
          <w:rFonts w:ascii="Calibri" w:eastAsia="Calibri" w:hAnsi="Calibri" w:cs="Calibri"/>
          <w:b/>
        </w:rPr>
        <w:t>Note:</w:t>
      </w:r>
      <w:r>
        <w:t xml:space="preserve"> Existing Hybrid configurations must be identical to the current active directory and validated azure domain for this type of authentication. Also, we have been notified by GIC that the Azure AD will be with premium capabilities. </w:t>
      </w:r>
    </w:p>
    <w:p w14:paraId="6899C2A6" w14:textId="77777777" w:rsidR="00915484" w:rsidRDefault="00915484" w:rsidP="00915484">
      <w:pPr>
        <w:spacing w:after="0"/>
      </w:pPr>
      <w:r>
        <w:t xml:space="preserve"> </w:t>
      </w:r>
      <w:r>
        <w:tab/>
        <w:t xml:space="preserve"> </w:t>
      </w:r>
    </w:p>
    <w:p w14:paraId="6DCD48E5" w14:textId="77777777" w:rsidR="00915484" w:rsidRDefault="00915484" w:rsidP="00915484">
      <w:pPr>
        <w:rPr>
          <w:rFonts w:ascii="Segoe UI" w:eastAsia="Segoe UI" w:hAnsi="Segoe UI" w:cs="Segoe UI"/>
          <w:color w:val="2A2A2A"/>
          <w:sz w:val="20"/>
        </w:rPr>
      </w:pPr>
      <w:r>
        <w:rPr>
          <w:rFonts w:ascii="Segoe UI" w:eastAsia="Segoe UI" w:hAnsi="Segoe UI" w:cs="Segoe UI"/>
          <w:color w:val="2A2A2A"/>
          <w:sz w:val="20"/>
        </w:rPr>
        <w:br w:type="page"/>
      </w:r>
    </w:p>
    <w:p w14:paraId="77727D49" w14:textId="77777777" w:rsidR="00915484" w:rsidRPr="008A5A95" w:rsidRDefault="00915484" w:rsidP="00B47F5C">
      <w:pPr>
        <w:pStyle w:val="Heading3"/>
        <w:numPr>
          <w:ilvl w:val="1"/>
          <w:numId w:val="19"/>
        </w:numPr>
        <w:rPr>
          <w:rStyle w:val="IntenseReference"/>
          <w:b w:val="0"/>
        </w:rPr>
      </w:pPr>
      <w:bookmarkStart w:id="340" w:name="_Toc14501868"/>
      <w:bookmarkStart w:id="341" w:name="_Toc148953"/>
      <w:r w:rsidRPr="00FA6F16">
        <w:rPr>
          <w:rStyle w:val="IntenseReference"/>
        </w:rPr>
        <w:lastRenderedPageBreak/>
        <w:t>Azure Multi Factor Authentication.</w:t>
      </w:r>
      <w:bookmarkEnd w:id="340"/>
      <w:r w:rsidRPr="008A5A95">
        <w:rPr>
          <w:rStyle w:val="IntenseReference"/>
          <w:b w:val="0"/>
        </w:rPr>
        <w:t xml:space="preserve"> </w:t>
      </w:r>
      <w:bookmarkEnd w:id="341"/>
      <w:r w:rsidRPr="008A5A95">
        <w:rPr>
          <w:rStyle w:val="IntenseReference"/>
        </w:rPr>
        <w:t xml:space="preserve"> </w:t>
      </w:r>
    </w:p>
    <w:p w14:paraId="7E3D62B6" w14:textId="77777777" w:rsidR="00915484" w:rsidRDefault="00915484" w:rsidP="00915484">
      <w:pPr>
        <w:spacing w:after="168"/>
        <w:ind w:left="-5" w:right="796"/>
      </w:pPr>
      <w:r>
        <w:t xml:space="preserve">In this Deployment we will be deploying azure MFA in cloud and users who will be using the cloud applications will be authenticated with Azure MFA </w:t>
      </w:r>
    </w:p>
    <w:p w14:paraId="1400D070" w14:textId="77777777" w:rsidR="00915484" w:rsidRDefault="00915484" w:rsidP="00915484">
      <w:pPr>
        <w:spacing w:after="174"/>
        <w:ind w:left="-5" w:right="177"/>
      </w:pPr>
      <w:r>
        <w:t xml:space="preserve">Azure MFA support mobile based code OTP and SMS OTP and Email based OTP for users.  </w:t>
      </w:r>
    </w:p>
    <w:p w14:paraId="7E4916F3" w14:textId="77777777" w:rsidR="00915484" w:rsidRDefault="00915484" w:rsidP="00915484">
      <w:pPr>
        <w:spacing w:after="217"/>
        <w:ind w:right="797"/>
        <w:jc w:val="center"/>
      </w:pPr>
      <w:r>
        <w:t xml:space="preserve">MFA Authentication Cycle. </w:t>
      </w:r>
    </w:p>
    <w:p w14:paraId="5502664E" w14:textId="77777777" w:rsidR="00915484" w:rsidRDefault="00915484" w:rsidP="00915484">
      <w:pPr>
        <w:spacing w:after="203"/>
        <w:ind w:right="750"/>
        <w:jc w:val="center"/>
      </w:pPr>
      <w:r>
        <w:rPr>
          <w:noProof/>
        </w:rPr>
        <w:drawing>
          <wp:inline distT="0" distB="0" distL="0" distR="0" wp14:anchorId="3E1A6473" wp14:editId="158C6892">
            <wp:extent cx="3038856" cy="4532376"/>
            <wp:effectExtent l="0" t="0" r="0" b="0"/>
            <wp:docPr id="7873" name="Picture 7873"/>
            <wp:cNvGraphicFramePr/>
            <a:graphic xmlns:a="http://schemas.openxmlformats.org/drawingml/2006/main">
              <a:graphicData uri="http://schemas.openxmlformats.org/drawingml/2006/picture">
                <pic:pic xmlns:pic="http://schemas.openxmlformats.org/drawingml/2006/picture">
                  <pic:nvPicPr>
                    <pic:cNvPr id="7873" name="Picture 7873"/>
                    <pic:cNvPicPr/>
                  </pic:nvPicPr>
                  <pic:blipFill>
                    <a:blip r:embed="rId45"/>
                    <a:stretch>
                      <a:fillRect/>
                    </a:stretch>
                  </pic:blipFill>
                  <pic:spPr>
                    <a:xfrm>
                      <a:off x="0" y="0"/>
                      <a:ext cx="3038856" cy="4532376"/>
                    </a:xfrm>
                    <a:prstGeom prst="rect">
                      <a:avLst/>
                    </a:prstGeom>
                  </pic:spPr>
                </pic:pic>
              </a:graphicData>
            </a:graphic>
          </wp:inline>
        </w:drawing>
      </w:r>
      <w:r>
        <w:t xml:space="preserve"> </w:t>
      </w:r>
    </w:p>
    <w:p w14:paraId="581BAC41" w14:textId="77777777" w:rsidR="00915484" w:rsidRDefault="00915484" w:rsidP="00915484">
      <w:pPr>
        <w:spacing w:after="163" w:line="251" w:lineRule="auto"/>
        <w:ind w:left="-5" w:right="790"/>
      </w:pPr>
      <w:r>
        <w:rPr>
          <w:rFonts w:ascii="Segoe UI" w:eastAsia="Segoe UI" w:hAnsi="Segoe UI" w:cs="Segoe UI"/>
          <w:b/>
          <w:color w:val="2A2A2A"/>
          <w:sz w:val="20"/>
        </w:rPr>
        <w:t>Note:</w:t>
      </w:r>
      <w:r>
        <w:rPr>
          <w:rFonts w:ascii="Segoe UI" w:eastAsia="Segoe UI" w:hAnsi="Segoe UI" w:cs="Segoe UI"/>
          <w:color w:val="2A2A2A"/>
          <w:sz w:val="20"/>
        </w:rPr>
        <w:t xml:space="preserve"> No On-premises MFA Servers implemented at this Phase of the deployment.  </w:t>
      </w:r>
    </w:p>
    <w:p w14:paraId="38AC255C" w14:textId="77777777" w:rsidR="00915484" w:rsidRDefault="00915484" w:rsidP="00915484">
      <w:pPr>
        <w:spacing w:after="199" w:line="251" w:lineRule="auto"/>
        <w:ind w:left="-5" w:right="790"/>
      </w:pPr>
      <w:r>
        <w:rPr>
          <w:rFonts w:ascii="Segoe UI" w:eastAsia="Segoe UI" w:hAnsi="Segoe UI" w:cs="Segoe UI"/>
          <w:color w:val="2A2A2A"/>
          <w:sz w:val="20"/>
        </w:rPr>
        <w:t xml:space="preserve">Azure MFA will be a part of Hosted application deployment, detailed deployment procedure included in Hosted applications section. </w:t>
      </w:r>
    </w:p>
    <w:p w14:paraId="3F221BE7" w14:textId="77777777" w:rsidR="00915484" w:rsidRDefault="00915484" w:rsidP="00915484">
      <w:pPr>
        <w:rPr>
          <w:rFonts w:ascii="Segoe UI" w:eastAsia="Segoe UI" w:hAnsi="Segoe UI" w:cs="Segoe UI"/>
          <w:color w:val="2A2A2A"/>
          <w:sz w:val="20"/>
        </w:rPr>
      </w:pPr>
      <w:r>
        <w:rPr>
          <w:rFonts w:ascii="Segoe UI" w:eastAsia="Segoe UI" w:hAnsi="Segoe UI" w:cs="Segoe UI"/>
          <w:color w:val="2A2A2A"/>
          <w:sz w:val="20"/>
        </w:rPr>
        <w:br w:type="page"/>
      </w:r>
    </w:p>
    <w:p w14:paraId="1A9552D3" w14:textId="77777777" w:rsidR="00AE3E89" w:rsidRPr="00915484" w:rsidRDefault="00AE3E89" w:rsidP="00AE3E89">
      <w:pPr>
        <w:pStyle w:val="Heading1"/>
        <w:jc w:val="center"/>
        <w:rPr>
          <w:rFonts w:asciiTheme="minorHAnsi" w:hAnsiTheme="minorHAnsi" w:cstheme="minorHAnsi"/>
          <w:b/>
          <w:color w:val="C00000"/>
        </w:rPr>
      </w:pPr>
      <w:bookmarkStart w:id="342" w:name="_Toc14501869"/>
      <w:r w:rsidRPr="00915484">
        <w:rPr>
          <w:rFonts w:asciiTheme="minorHAnsi" w:hAnsiTheme="minorHAnsi" w:cstheme="minorHAnsi"/>
          <w:b/>
          <w:color w:val="C00000"/>
        </w:rPr>
        <w:lastRenderedPageBreak/>
        <w:t xml:space="preserve">Part </w:t>
      </w:r>
      <w:r>
        <w:rPr>
          <w:rFonts w:asciiTheme="minorHAnsi" w:hAnsiTheme="minorHAnsi" w:cstheme="minorHAnsi"/>
          <w:b/>
          <w:color w:val="C00000"/>
        </w:rPr>
        <w:t>I</w:t>
      </w:r>
      <w:r w:rsidRPr="00915484">
        <w:rPr>
          <w:rFonts w:asciiTheme="minorHAnsi" w:hAnsiTheme="minorHAnsi" w:cstheme="minorHAnsi"/>
          <w:b/>
          <w:color w:val="C00000"/>
        </w:rPr>
        <w:t>I</w:t>
      </w:r>
      <w:r>
        <w:rPr>
          <w:rFonts w:asciiTheme="minorHAnsi" w:hAnsiTheme="minorHAnsi" w:cstheme="minorHAnsi"/>
          <w:b/>
          <w:color w:val="C00000"/>
        </w:rPr>
        <w:t>I</w:t>
      </w:r>
      <w:r w:rsidRPr="00915484">
        <w:rPr>
          <w:rFonts w:asciiTheme="minorHAnsi" w:hAnsiTheme="minorHAnsi" w:cstheme="minorHAnsi"/>
          <w:b/>
          <w:color w:val="C00000"/>
        </w:rPr>
        <w:t xml:space="preserve"> </w:t>
      </w:r>
      <w:r>
        <w:rPr>
          <w:rFonts w:asciiTheme="minorHAnsi" w:hAnsiTheme="minorHAnsi" w:cstheme="minorHAnsi"/>
          <w:b/>
          <w:color w:val="C00000"/>
        </w:rPr>
        <w:t>–</w:t>
      </w:r>
      <w:r w:rsidRPr="00915484">
        <w:rPr>
          <w:rFonts w:asciiTheme="minorHAnsi" w:hAnsiTheme="minorHAnsi" w:cstheme="minorHAnsi"/>
          <w:b/>
          <w:color w:val="C00000"/>
        </w:rPr>
        <w:t xml:space="preserve"> </w:t>
      </w:r>
      <w:r w:rsidR="00DB0A45">
        <w:rPr>
          <w:rFonts w:asciiTheme="minorHAnsi" w:hAnsiTheme="minorHAnsi" w:cstheme="minorHAnsi"/>
          <w:b/>
          <w:color w:val="C00000"/>
        </w:rPr>
        <w:t>Intune Based</w:t>
      </w:r>
      <w:r w:rsidRPr="00915484">
        <w:rPr>
          <w:rFonts w:asciiTheme="minorHAnsi" w:hAnsiTheme="minorHAnsi" w:cstheme="minorHAnsi"/>
          <w:b/>
          <w:color w:val="C00000"/>
        </w:rPr>
        <w:t xml:space="preserve"> </w:t>
      </w:r>
      <w:r w:rsidR="00DB0A45">
        <w:rPr>
          <w:rFonts w:asciiTheme="minorHAnsi" w:hAnsiTheme="minorHAnsi" w:cstheme="minorHAnsi"/>
          <w:b/>
          <w:color w:val="C00000"/>
        </w:rPr>
        <w:t>Authorization</w:t>
      </w:r>
      <w:bookmarkEnd w:id="342"/>
      <w:r w:rsidR="00DB0A45">
        <w:rPr>
          <w:rFonts w:asciiTheme="minorHAnsi" w:hAnsiTheme="minorHAnsi" w:cstheme="minorHAnsi"/>
          <w:b/>
          <w:color w:val="C00000"/>
        </w:rPr>
        <w:t xml:space="preserve"> </w:t>
      </w:r>
    </w:p>
    <w:p w14:paraId="6D971D53" w14:textId="77777777" w:rsidR="00DB0A45" w:rsidRDefault="00DB0A45" w:rsidP="00DB0A45">
      <w:pPr>
        <w:spacing w:after="211"/>
        <w:ind w:left="-5" w:right="801"/>
      </w:pPr>
      <w:r>
        <w:t xml:space="preserve">As the GIC network is well connected by high speed network links all Users are already using Office 365 and in the Azure AD.  We will deploy and Configure Intune on all mobile devices which is not part of AD Domain the below listed feature and Policies. </w:t>
      </w:r>
    </w:p>
    <w:p w14:paraId="594CED97" w14:textId="77777777" w:rsidR="00DB0A45" w:rsidRDefault="00DB0A45" w:rsidP="00FA6F16">
      <w:pPr>
        <w:pStyle w:val="Heading1"/>
        <w:ind w:left="-5"/>
      </w:pPr>
      <w:bookmarkStart w:id="343" w:name="_Toc14501870"/>
      <w:bookmarkStart w:id="344" w:name="_Toc148984"/>
      <w:r w:rsidRPr="00FA6F16">
        <w:rPr>
          <w:rStyle w:val="IntenseReference"/>
          <w:sz w:val="24"/>
          <w:szCs w:val="24"/>
        </w:rPr>
        <w:t>Device /User Groups</w:t>
      </w:r>
      <w:bookmarkEnd w:id="343"/>
      <w:r>
        <w:t xml:space="preserve"> </w:t>
      </w:r>
      <w:bookmarkEnd w:id="344"/>
    </w:p>
    <w:p w14:paraId="77439E2E" w14:textId="77777777" w:rsidR="00DB0A45" w:rsidRDefault="00DB0A45" w:rsidP="00DB0A45">
      <w:pPr>
        <w:spacing w:after="168" w:line="249" w:lineRule="auto"/>
        <w:ind w:left="-5" w:right="774"/>
      </w:pPr>
      <w:r>
        <w:t xml:space="preserve">Groups are used to manage your users and control your employees' access to your company resources. Intune provides pre-created </w:t>
      </w:r>
      <w:r>
        <w:rPr>
          <w:rFonts w:ascii="Calibri" w:eastAsia="Calibri" w:hAnsi="Calibri" w:cs="Calibri"/>
          <w:b/>
        </w:rPr>
        <w:t>All Users</w:t>
      </w:r>
      <w:r>
        <w:t xml:space="preserve"> and </w:t>
      </w:r>
      <w:r>
        <w:rPr>
          <w:rFonts w:ascii="Calibri" w:eastAsia="Calibri" w:hAnsi="Calibri" w:cs="Calibri"/>
          <w:b/>
        </w:rPr>
        <w:t>All Devices</w:t>
      </w:r>
      <w:r>
        <w:t xml:space="preserve"> groups in the console with built-in optimizations for your convenience. </w:t>
      </w:r>
    </w:p>
    <w:p w14:paraId="7818533A" w14:textId="77777777" w:rsidR="00DB0A45" w:rsidRPr="00FA6F16" w:rsidRDefault="00DB0A45" w:rsidP="00DB0A45">
      <w:pPr>
        <w:pStyle w:val="Heading1"/>
        <w:ind w:left="-5"/>
        <w:rPr>
          <w:rStyle w:val="IntenseReference"/>
          <w:sz w:val="28"/>
          <w:szCs w:val="28"/>
        </w:rPr>
      </w:pPr>
      <w:bookmarkStart w:id="345" w:name="_Toc14501871"/>
      <w:bookmarkStart w:id="346" w:name="_Toc148985"/>
      <w:r w:rsidRPr="00FA6F16">
        <w:rPr>
          <w:rStyle w:val="IntenseReference"/>
          <w:sz w:val="28"/>
          <w:szCs w:val="28"/>
        </w:rPr>
        <w:t>Device Compliance policy</w:t>
      </w:r>
      <w:bookmarkEnd w:id="345"/>
      <w:r w:rsidRPr="00FA6F16">
        <w:rPr>
          <w:rStyle w:val="IntenseReference"/>
          <w:sz w:val="28"/>
          <w:szCs w:val="28"/>
        </w:rPr>
        <w:t xml:space="preserve"> </w:t>
      </w:r>
      <w:bookmarkEnd w:id="346"/>
    </w:p>
    <w:p w14:paraId="583DD679" w14:textId="6A8265E9" w:rsidR="00DB0A45" w:rsidRPr="00FA6F16" w:rsidRDefault="00DB0A45" w:rsidP="00FA6F16">
      <w:pPr>
        <w:pStyle w:val="Heading1"/>
        <w:ind w:left="-5"/>
        <w:rPr>
          <w:rStyle w:val="IntenseReference"/>
          <w:sz w:val="24"/>
          <w:szCs w:val="24"/>
        </w:rPr>
      </w:pPr>
      <w:bookmarkStart w:id="347" w:name="_Toc14501872"/>
      <w:bookmarkStart w:id="348" w:name="_Toc148986"/>
      <w:commentRangeStart w:id="349"/>
      <w:commentRangeStart w:id="350"/>
      <w:r w:rsidRPr="00FA6F16">
        <w:rPr>
          <w:rStyle w:val="IntenseReference"/>
          <w:sz w:val="24"/>
          <w:szCs w:val="24"/>
        </w:rPr>
        <w:t xml:space="preserve">PIN </w:t>
      </w:r>
      <w:commentRangeEnd w:id="349"/>
      <w:r w:rsidR="00F66995" w:rsidRPr="00FA6F16">
        <w:rPr>
          <w:rStyle w:val="CommentReference"/>
          <w:b/>
          <w:bCs/>
          <w:smallCaps/>
          <w:color w:val="4472C4" w:themeColor="accent1"/>
          <w:spacing w:val="5"/>
          <w:sz w:val="24"/>
          <w:szCs w:val="24"/>
        </w:rPr>
        <w:commentReference w:id="349"/>
      </w:r>
      <w:commentRangeEnd w:id="350"/>
      <w:r w:rsidR="00974941" w:rsidRPr="00FA6F16">
        <w:rPr>
          <w:rStyle w:val="CommentReference"/>
          <w:b/>
          <w:bCs/>
          <w:smallCaps/>
          <w:color w:val="4472C4" w:themeColor="accent1"/>
          <w:spacing w:val="5"/>
          <w:sz w:val="24"/>
          <w:szCs w:val="24"/>
        </w:rPr>
        <w:commentReference w:id="350"/>
      </w:r>
      <w:r w:rsidRPr="00FA6F16">
        <w:rPr>
          <w:rStyle w:val="IntenseReference"/>
          <w:sz w:val="24"/>
          <w:szCs w:val="24"/>
        </w:rPr>
        <w:t>or password configuration</w:t>
      </w:r>
      <w:bookmarkEnd w:id="347"/>
      <w:r w:rsidRPr="00FA6F16">
        <w:rPr>
          <w:rStyle w:val="IntenseReference"/>
          <w:sz w:val="24"/>
          <w:szCs w:val="24"/>
        </w:rPr>
        <w:t xml:space="preserve"> </w:t>
      </w:r>
      <w:bookmarkEnd w:id="348"/>
      <w:ins w:id="351" w:author="UAT" w:date="2019-07-20T15:15:00Z">
        <w:r w:rsidR="00974941">
          <w:rPr>
            <w:rStyle w:val="IntenseReference"/>
            <w:sz w:val="24"/>
            <w:szCs w:val="24"/>
          </w:rPr>
          <w:t xml:space="preserve"> - Disabled</w:t>
        </w:r>
      </w:ins>
    </w:p>
    <w:tbl>
      <w:tblPr>
        <w:tblStyle w:val="TableGrid0"/>
        <w:tblW w:w="9254" w:type="dxa"/>
        <w:tblInd w:w="11" w:type="dxa"/>
        <w:tblCellMar>
          <w:top w:w="45" w:type="dxa"/>
          <w:left w:w="107" w:type="dxa"/>
          <w:bottom w:w="4" w:type="dxa"/>
          <w:right w:w="62" w:type="dxa"/>
        </w:tblCellMar>
        <w:tblLook w:val="04A0" w:firstRow="1" w:lastRow="0" w:firstColumn="1" w:lastColumn="0" w:noHBand="0" w:noVBand="1"/>
      </w:tblPr>
      <w:tblGrid>
        <w:gridCol w:w="5024"/>
        <w:gridCol w:w="4230"/>
      </w:tblGrid>
      <w:tr w:rsidR="00A93A89" w14:paraId="092A09FF" w14:textId="77777777" w:rsidTr="00633809">
        <w:trPr>
          <w:trHeight w:val="608"/>
        </w:trPr>
        <w:tc>
          <w:tcPr>
            <w:tcW w:w="5024" w:type="dxa"/>
            <w:tcBorders>
              <w:top w:val="single" w:sz="4" w:space="0" w:color="000000"/>
              <w:left w:val="single" w:sz="4" w:space="0" w:color="000000"/>
              <w:bottom w:val="single" w:sz="4" w:space="0" w:color="000000"/>
              <w:right w:val="single" w:sz="4" w:space="0" w:color="000000"/>
            </w:tcBorders>
            <w:shd w:val="clear" w:color="auto" w:fill="9BC2E6"/>
            <w:vAlign w:val="bottom"/>
          </w:tcPr>
          <w:p w14:paraId="5759CA47" w14:textId="77777777" w:rsidR="00A93A89" w:rsidRDefault="00A93A89" w:rsidP="00A93A89">
            <w:pPr>
              <w:spacing w:line="259" w:lineRule="auto"/>
              <w:ind w:right="45"/>
              <w:jc w:val="center"/>
            </w:pPr>
            <w:r>
              <w:t xml:space="preserve">Setting name </w:t>
            </w:r>
          </w:p>
        </w:tc>
        <w:tc>
          <w:tcPr>
            <w:tcW w:w="4230" w:type="dxa"/>
            <w:tcBorders>
              <w:top w:val="single" w:sz="4" w:space="0" w:color="000000"/>
              <w:left w:val="single" w:sz="4" w:space="0" w:color="000000"/>
              <w:bottom w:val="single" w:sz="4" w:space="0" w:color="000000"/>
              <w:right w:val="single" w:sz="4" w:space="0" w:color="000000"/>
            </w:tcBorders>
            <w:shd w:val="clear" w:color="auto" w:fill="9BC2E6"/>
            <w:vAlign w:val="bottom"/>
          </w:tcPr>
          <w:p w14:paraId="2AB1FC55" w14:textId="77777777" w:rsidR="00A93A89" w:rsidRDefault="005E2376" w:rsidP="00A93A89">
            <w:pPr>
              <w:spacing w:line="259" w:lineRule="auto"/>
              <w:ind w:left="89"/>
            </w:pPr>
            <w:r>
              <w:t xml:space="preserve">Policy </w:t>
            </w:r>
          </w:p>
        </w:tc>
      </w:tr>
      <w:tr w:rsidR="00A93A89" w14:paraId="6C684647" w14:textId="77777777" w:rsidTr="00633809">
        <w:trPr>
          <w:trHeight w:val="642"/>
        </w:trPr>
        <w:tc>
          <w:tcPr>
            <w:tcW w:w="5024" w:type="dxa"/>
            <w:tcBorders>
              <w:top w:val="single" w:sz="4" w:space="0" w:color="000000"/>
              <w:left w:val="single" w:sz="4" w:space="0" w:color="000000"/>
              <w:bottom w:val="single" w:sz="4" w:space="0" w:color="000000"/>
              <w:right w:val="single" w:sz="4" w:space="0" w:color="000000"/>
            </w:tcBorders>
            <w:vAlign w:val="bottom"/>
          </w:tcPr>
          <w:p w14:paraId="2CCE2932" w14:textId="77777777" w:rsidR="00A93A89" w:rsidRDefault="00A93A89" w:rsidP="00A93A89">
            <w:pPr>
              <w:spacing w:line="259" w:lineRule="auto"/>
            </w:pPr>
            <w:r>
              <w:rPr>
                <w:sz w:val="20"/>
              </w:rPr>
              <w:t xml:space="preserve">Require a password to unlock mobile devices </w:t>
            </w:r>
          </w:p>
        </w:tc>
        <w:tc>
          <w:tcPr>
            <w:tcW w:w="4230" w:type="dxa"/>
            <w:tcBorders>
              <w:top w:val="single" w:sz="4" w:space="0" w:color="000000"/>
              <w:left w:val="single" w:sz="4" w:space="0" w:color="000000"/>
              <w:bottom w:val="single" w:sz="4" w:space="0" w:color="000000"/>
              <w:right w:val="single" w:sz="4" w:space="0" w:color="000000"/>
            </w:tcBorders>
            <w:vAlign w:val="bottom"/>
          </w:tcPr>
          <w:p w14:paraId="7C0F276C" w14:textId="278C7F27" w:rsidR="00A93A89" w:rsidRDefault="00283D4D" w:rsidP="00A93A89">
            <w:pPr>
              <w:spacing w:line="259" w:lineRule="auto"/>
              <w:ind w:left="2"/>
            </w:pPr>
            <w:del w:id="352" w:author="UAT" w:date="2019-07-20T15:16:00Z">
              <w:r w:rsidDel="00974941">
                <w:delText xml:space="preserve">Yes </w:delText>
              </w:r>
            </w:del>
          </w:p>
        </w:tc>
      </w:tr>
      <w:tr w:rsidR="00A93A89" w14:paraId="2A8DECF9" w14:textId="77777777" w:rsidTr="00633809">
        <w:trPr>
          <w:trHeight w:val="638"/>
        </w:trPr>
        <w:tc>
          <w:tcPr>
            <w:tcW w:w="5024" w:type="dxa"/>
            <w:tcBorders>
              <w:top w:val="single" w:sz="4" w:space="0" w:color="000000"/>
              <w:left w:val="single" w:sz="4" w:space="0" w:color="000000"/>
              <w:bottom w:val="single" w:sz="4" w:space="0" w:color="000000"/>
              <w:right w:val="single" w:sz="4" w:space="0" w:color="000000"/>
            </w:tcBorders>
            <w:vAlign w:val="bottom"/>
          </w:tcPr>
          <w:p w14:paraId="775D0F4B" w14:textId="77777777" w:rsidR="00A93A89" w:rsidRDefault="00A93A89" w:rsidP="00A93A89">
            <w:pPr>
              <w:spacing w:line="259" w:lineRule="auto"/>
            </w:pPr>
            <w:r>
              <w:rPr>
                <w:sz w:val="20"/>
              </w:rPr>
              <w:t xml:space="preserve">Simple passwords: </w:t>
            </w:r>
          </w:p>
        </w:tc>
        <w:tc>
          <w:tcPr>
            <w:tcW w:w="4230" w:type="dxa"/>
            <w:tcBorders>
              <w:top w:val="single" w:sz="4" w:space="0" w:color="000000"/>
              <w:left w:val="single" w:sz="4" w:space="0" w:color="000000"/>
              <w:bottom w:val="single" w:sz="4" w:space="0" w:color="000000"/>
              <w:right w:val="single" w:sz="4" w:space="0" w:color="000000"/>
            </w:tcBorders>
            <w:vAlign w:val="bottom"/>
          </w:tcPr>
          <w:p w14:paraId="4820BA0A" w14:textId="53F6B709" w:rsidR="00A93A89" w:rsidRDefault="00283D4D" w:rsidP="00283D4D">
            <w:pPr>
              <w:spacing w:line="259" w:lineRule="auto"/>
            </w:pPr>
            <w:del w:id="353" w:author="UAT" w:date="2019-07-20T15:16:00Z">
              <w:r w:rsidDel="00974941">
                <w:delText xml:space="preserve"> Yes</w:delText>
              </w:r>
            </w:del>
          </w:p>
        </w:tc>
      </w:tr>
      <w:tr w:rsidR="00A93A89" w14:paraId="0D9AA106" w14:textId="77777777" w:rsidTr="00633809">
        <w:trPr>
          <w:trHeight w:val="641"/>
        </w:trPr>
        <w:tc>
          <w:tcPr>
            <w:tcW w:w="5024" w:type="dxa"/>
            <w:tcBorders>
              <w:top w:val="single" w:sz="4" w:space="0" w:color="000000"/>
              <w:left w:val="single" w:sz="4" w:space="0" w:color="000000"/>
              <w:bottom w:val="single" w:sz="4" w:space="0" w:color="000000"/>
              <w:right w:val="single" w:sz="4" w:space="0" w:color="000000"/>
            </w:tcBorders>
            <w:vAlign w:val="bottom"/>
          </w:tcPr>
          <w:p w14:paraId="21C8D00B" w14:textId="77777777" w:rsidR="00A93A89" w:rsidRDefault="00A93A89" w:rsidP="00A93A89">
            <w:pPr>
              <w:spacing w:line="259" w:lineRule="auto"/>
            </w:pPr>
            <w:r>
              <w:rPr>
                <w:sz w:val="20"/>
              </w:rPr>
              <w:t xml:space="preserve">Minimum password length </w:t>
            </w:r>
          </w:p>
        </w:tc>
        <w:tc>
          <w:tcPr>
            <w:tcW w:w="4230" w:type="dxa"/>
            <w:tcBorders>
              <w:top w:val="single" w:sz="4" w:space="0" w:color="000000"/>
              <w:left w:val="single" w:sz="4" w:space="0" w:color="000000"/>
              <w:bottom w:val="single" w:sz="4" w:space="0" w:color="000000"/>
              <w:right w:val="single" w:sz="4" w:space="0" w:color="000000"/>
            </w:tcBorders>
            <w:vAlign w:val="bottom"/>
          </w:tcPr>
          <w:p w14:paraId="2FE209B1" w14:textId="3AD8B321" w:rsidR="00A93A89" w:rsidRDefault="005E2376" w:rsidP="00A93A89">
            <w:pPr>
              <w:spacing w:line="259" w:lineRule="auto"/>
              <w:ind w:left="2"/>
            </w:pPr>
            <w:del w:id="354" w:author="UAT" w:date="2019-07-20T15:16:00Z">
              <w:r w:rsidDel="00974941">
                <w:delText>4</w:delText>
              </w:r>
            </w:del>
          </w:p>
        </w:tc>
      </w:tr>
      <w:tr w:rsidR="00A93A89" w14:paraId="027D5A28" w14:textId="77777777" w:rsidTr="00633809">
        <w:trPr>
          <w:trHeight w:val="641"/>
        </w:trPr>
        <w:tc>
          <w:tcPr>
            <w:tcW w:w="5024" w:type="dxa"/>
            <w:tcBorders>
              <w:top w:val="single" w:sz="4" w:space="0" w:color="000000"/>
              <w:left w:val="single" w:sz="4" w:space="0" w:color="000000"/>
              <w:bottom w:val="single" w:sz="4" w:space="0" w:color="000000"/>
              <w:right w:val="single" w:sz="4" w:space="0" w:color="000000"/>
            </w:tcBorders>
            <w:vAlign w:val="bottom"/>
          </w:tcPr>
          <w:p w14:paraId="00200EDE" w14:textId="77777777" w:rsidR="00A93A89" w:rsidRDefault="00A93A89" w:rsidP="00A93A89">
            <w:pPr>
              <w:spacing w:line="259" w:lineRule="auto"/>
            </w:pPr>
            <w:r>
              <w:rPr>
                <w:sz w:val="20"/>
              </w:rPr>
              <w:t xml:space="preserve">Required password type </w:t>
            </w:r>
          </w:p>
        </w:tc>
        <w:tc>
          <w:tcPr>
            <w:tcW w:w="4230" w:type="dxa"/>
            <w:tcBorders>
              <w:top w:val="single" w:sz="4" w:space="0" w:color="000000"/>
              <w:left w:val="single" w:sz="4" w:space="0" w:color="000000"/>
              <w:bottom w:val="single" w:sz="4" w:space="0" w:color="000000"/>
              <w:right w:val="single" w:sz="4" w:space="0" w:color="000000"/>
            </w:tcBorders>
            <w:vAlign w:val="bottom"/>
          </w:tcPr>
          <w:p w14:paraId="68E70A27" w14:textId="265CD12E" w:rsidR="00A93A89" w:rsidRDefault="005E2376" w:rsidP="00A93A89">
            <w:pPr>
              <w:spacing w:line="259" w:lineRule="auto"/>
              <w:ind w:left="2"/>
            </w:pPr>
            <w:del w:id="355" w:author="UAT" w:date="2019-07-20T15:16:00Z">
              <w:r w:rsidDel="00974941">
                <w:delText>Complex</w:delText>
              </w:r>
            </w:del>
          </w:p>
        </w:tc>
      </w:tr>
      <w:tr w:rsidR="00A93A89" w14:paraId="6528A246" w14:textId="77777777" w:rsidTr="00633809">
        <w:trPr>
          <w:trHeight w:val="938"/>
        </w:trPr>
        <w:tc>
          <w:tcPr>
            <w:tcW w:w="5024" w:type="dxa"/>
            <w:tcBorders>
              <w:top w:val="single" w:sz="4" w:space="0" w:color="000000"/>
              <w:left w:val="single" w:sz="4" w:space="0" w:color="000000"/>
              <w:bottom w:val="single" w:sz="4" w:space="0" w:color="000000"/>
              <w:right w:val="single" w:sz="4" w:space="0" w:color="000000"/>
            </w:tcBorders>
            <w:vAlign w:val="bottom"/>
          </w:tcPr>
          <w:p w14:paraId="1DF8662F" w14:textId="77777777" w:rsidR="00A93A89" w:rsidRDefault="00A93A89" w:rsidP="00A93A89">
            <w:pPr>
              <w:spacing w:line="259" w:lineRule="auto"/>
            </w:pPr>
            <w:r>
              <w:rPr>
                <w:sz w:val="20"/>
              </w:rPr>
              <w:t xml:space="preserve">Number of non-alphanumeric characters in password: </w:t>
            </w:r>
          </w:p>
        </w:tc>
        <w:tc>
          <w:tcPr>
            <w:tcW w:w="4230" w:type="dxa"/>
            <w:tcBorders>
              <w:top w:val="single" w:sz="4" w:space="0" w:color="000000"/>
              <w:left w:val="single" w:sz="4" w:space="0" w:color="000000"/>
              <w:bottom w:val="single" w:sz="4" w:space="0" w:color="000000"/>
              <w:right w:val="single" w:sz="4" w:space="0" w:color="000000"/>
            </w:tcBorders>
            <w:vAlign w:val="bottom"/>
          </w:tcPr>
          <w:p w14:paraId="5D74CEA6" w14:textId="727B7FBB" w:rsidR="00A93A89" w:rsidRDefault="00A93A89" w:rsidP="00A93A89">
            <w:pPr>
              <w:spacing w:line="259" w:lineRule="auto"/>
              <w:ind w:left="2"/>
            </w:pPr>
            <w:del w:id="356" w:author="UAT" w:date="2019-07-20T15:16:00Z">
              <w:r w:rsidDel="00974941">
                <w:delText xml:space="preserve">  </w:delText>
              </w:r>
              <w:r w:rsidR="005E2376" w:rsidDel="00974941">
                <w:delText>4</w:delText>
              </w:r>
            </w:del>
          </w:p>
        </w:tc>
      </w:tr>
      <w:tr w:rsidR="00A93A89" w14:paraId="2937C565" w14:textId="77777777" w:rsidTr="00633809">
        <w:trPr>
          <w:trHeight w:val="941"/>
        </w:trPr>
        <w:tc>
          <w:tcPr>
            <w:tcW w:w="5024" w:type="dxa"/>
            <w:tcBorders>
              <w:top w:val="single" w:sz="4" w:space="0" w:color="000000"/>
              <w:left w:val="single" w:sz="4" w:space="0" w:color="000000"/>
              <w:bottom w:val="single" w:sz="4" w:space="0" w:color="000000"/>
              <w:right w:val="single" w:sz="4" w:space="0" w:color="000000"/>
            </w:tcBorders>
            <w:vAlign w:val="bottom"/>
          </w:tcPr>
          <w:p w14:paraId="62E64DD1" w14:textId="77777777" w:rsidR="00A93A89" w:rsidRDefault="00A93A89" w:rsidP="00A93A89">
            <w:pPr>
              <w:spacing w:line="259" w:lineRule="auto"/>
            </w:pPr>
            <w:r>
              <w:rPr>
                <w:sz w:val="20"/>
              </w:rPr>
              <w:t xml:space="preserve">Maximum minutes of inactivity before password is required </w:t>
            </w:r>
          </w:p>
        </w:tc>
        <w:tc>
          <w:tcPr>
            <w:tcW w:w="4230" w:type="dxa"/>
            <w:tcBorders>
              <w:top w:val="single" w:sz="4" w:space="0" w:color="000000"/>
              <w:left w:val="single" w:sz="4" w:space="0" w:color="000000"/>
              <w:bottom w:val="single" w:sz="4" w:space="0" w:color="000000"/>
              <w:right w:val="single" w:sz="4" w:space="0" w:color="000000"/>
            </w:tcBorders>
            <w:vAlign w:val="bottom"/>
          </w:tcPr>
          <w:p w14:paraId="38442477" w14:textId="06E01549" w:rsidR="00A93A89" w:rsidRDefault="00283D4D" w:rsidP="00A93A89">
            <w:pPr>
              <w:spacing w:line="259" w:lineRule="auto"/>
              <w:ind w:left="2"/>
            </w:pPr>
            <w:del w:id="357" w:author="UAT" w:date="2019-07-20T15:16:00Z">
              <w:r w:rsidDel="00974941">
                <w:delText>5</w:delText>
              </w:r>
            </w:del>
          </w:p>
        </w:tc>
      </w:tr>
      <w:tr w:rsidR="00A93A89" w14:paraId="3ABDD13D" w14:textId="77777777" w:rsidTr="00633809">
        <w:trPr>
          <w:trHeight w:val="641"/>
        </w:trPr>
        <w:tc>
          <w:tcPr>
            <w:tcW w:w="5024" w:type="dxa"/>
            <w:tcBorders>
              <w:top w:val="single" w:sz="4" w:space="0" w:color="000000"/>
              <w:left w:val="single" w:sz="4" w:space="0" w:color="000000"/>
              <w:bottom w:val="single" w:sz="4" w:space="0" w:color="000000"/>
              <w:right w:val="single" w:sz="4" w:space="0" w:color="000000"/>
            </w:tcBorders>
            <w:vAlign w:val="bottom"/>
          </w:tcPr>
          <w:p w14:paraId="5B9C7733" w14:textId="77777777" w:rsidR="00A93A89" w:rsidRDefault="00A93A89" w:rsidP="00A93A89">
            <w:pPr>
              <w:spacing w:line="259" w:lineRule="auto"/>
            </w:pPr>
            <w:r>
              <w:rPr>
                <w:sz w:val="20"/>
              </w:rPr>
              <w:t xml:space="preserve">Password expiration (days): </w:t>
            </w:r>
          </w:p>
        </w:tc>
        <w:tc>
          <w:tcPr>
            <w:tcW w:w="4230" w:type="dxa"/>
            <w:tcBorders>
              <w:top w:val="single" w:sz="4" w:space="0" w:color="000000"/>
              <w:left w:val="single" w:sz="4" w:space="0" w:color="000000"/>
              <w:bottom w:val="single" w:sz="4" w:space="0" w:color="000000"/>
              <w:right w:val="single" w:sz="4" w:space="0" w:color="000000"/>
            </w:tcBorders>
            <w:vAlign w:val="bottom"/>
          </w:tcPr>
          <w:p w14:paraId="1C95D29F" w14:textId="5D9D37CE" w:rsidR="00A93A89" w:rsidRDefault="005E2376" w:rsidP="00A93A89">
            <w:pPr>
              <w:spacing w:line="259" w:lineRule="auto"/>
              <w:ind w:left="2"/>
            </w:pPr>
            <w:del w:id="358" w:author="UAT" w:date="2019-07-20T15:16:00Z">
              <w:r w:rsidDel="00974941">
                <w:delText>60</w:delText>
              </w:r>
            </w:del>
          </w:p>
        </w:tc>
      </w:tr>
      <w:tr w:rsidR="00A93A89" w14:paraId="18A0F9CB" w14:textId="77777777" w:rsidTr="00633809">
        <w:trPr>
          <w:trHeight w:val="941"/>
        </w:trPr>
        <w:tc>
          <w:tcPr>
            <w:tcW w:w="5024" w:type="dxa"/>
            <w:tcBorders>
              <w:top w:val="single" w:sz="4" w:space="0" w:color="000000"/>
              <w:left w:val="single" w:sz="4" w:space="0" w:color="000000"/>
              <w:bottom w:val="single" w:sz="4" w:space="0" w:color="000000"/>
              <w:right w:val="single" w:sz="4" w:space="0" w:color="000000"/>
            </w:tcBorders>
            <w:vAlign w:val="bottom"/>
          </w:tcPr>
          <w:p w14:paraId="1F10E2D6" w14:textId="77777777" w:rsidR="00A93A89" w:rsidRDefault="00A93A89" w:rsidP="00A93A89">
            <w:pPr>
              <w:spacing w:line="259" w:lineRule="auto"/>
            </w:pPr>
            <w:r>
              <w:rPr>
                <w:sz w:val="20"/>
              </w:rPr>
              <w:t xml:space="preserve">Number of previous passwords to prevent reuse: </w:t>
            </w:r>
          </w:p>
        </w:tc>
        <w:tc>
          <w:tcPr>
            <w:tcW w:w="4230" w:type="dxa"/>
            <w:tcBorders>
              <w:top w:val="single" w:sz="4" w:space="0" w:color="000000"/>
              <w:left w:val="single" w:sz="4" w:space="0" w:color="000000"/>
              <w:bottom w:val="single" w:sz="4" w:space="0" w:color="000000"/>
              <w:right w:val="single" w:sz="4" w:space="0" w:color="000000"/>
            </w:tcBorders>
            <w:vAlign w:val="bottom"/>
          </w:tcPr>
          <w:p w14:paraId="65DADEC4" w14:textId="7372D311" w:rsidR="00A93A89" w:rsidRDefault="00283D4D" w:rsidP="00A93A89">
            <w:pPr>
              <w:spacing w:line="259" w:lineRule="auto"/>
              <w:ind w:left="2"/>
            </w:pPr>
            <w:del w:id="359" w:author="UAT" w:date="2019-07-20T15:16:00Z">
              <w:r w:rsidDel="00974941">
                <w:delText>10</w:delText>
              </w:r>
            </w:del>
          </w:p>
        </w:tc>
      </w:tr>
    </w:tbl>
    <w:p w14:paraId="729BAC7F" w14:textId="77777777" w:rsidR="00DB0A45" w:rsidRDefault="00DB0A45" w:rsidP="00DB0A45">
      <w:pPr>
        <w:spacing w:after="172"/>
      </w:pPr>
      <w:r>
        <w:t xml:space="preserve"> </w:t>
      </w:r>
    </w:p>
    <w:p w14:paraId="5935767A" w14:textId="77777777" w:rsidR="00DB0A45" w:rsidRDefault="00DB0A45" w:rsidP="00DB0A45">
      <w:pPr>
        <w:spacing w:after="0"/>
      </w:pPr>
      <w:r>
        <w:t xml:space="preserve"> </w:t>
      </w:r>
      <w:r>
        <w:tab/>
        <w:t xml:space="preserve"> </w:t>
      </w:r>
    </w:p>
    <w:p w14:paraId="730F075A" w14:textId="77777777" w:rsidR="00DB0A45" w:rsidRDefault="00DB0A45" w:rsidP="00DB0A45">
      <w:pPr>
        <w:spacing w:after="158"/>
        <w:rPr>
          <w:rFonts w:ascii="Calibri" w:eastAsia="Calibri" w:hAnsi="Calibri" w:cs="Calibri"/>
          <w:b/>
        </w:rPr>
      </w:pPr>
      <w:r>
        <w:rPr>
          <w:rFonts w:ascii="Calibri" w:eastAsia="Calibri" w:hAnsi="Calibri" w:cs="Calibri"/>
          <w:b/>
        </w:rPr>
        <w:t xml:space="preserve"> </w:t>
      </w:r>
    </w:p>
    <w:p w14:paraId="2299EA27" w14:textId="77777777" w:rsidR="00DB0A45" w:rsidRDefault="00DB0A45" w:rsidP="009D4CCC">
      <w:pPr>
        <w:pStyle w:val="Heading2"/>
      </w:pPr>
      <w:r>
        <w:t xml:space="preserve"> </w:t>
      </w:r>
      <w:bookmarkStart w:id="360" w:name="_Toc14501873"/>
      <w:bookmarkStart w:id="361" w:name="_Toc148987"/>
      <w:r w:rsidRPr="00FA6F16">
        <w:rPr>
          <w:rStyle w:val="IntenseReference"/>
          <w:sz w:val="28"/>
          <w:szCs w:val="28"/>
        </w:rPr>
        <w:t>Application</w:t>
      </w:r>
      <w:r>
        <w:t xml:space="preserve"> </w:t>
      </w:r>
      <w:r w:rsidRPr="00FA6F16">
        <w:rPr>
          <w:rStyle w:val="IntenseReference"/>
          <w:sz w:val="28"/>
          <w:szCs w:val="28"/>
        </w:rPr>
        <w:t>Restriction</w:t>
      </w:r>
      <w:r>
        <w:t xml:space="preserve"> </w:t>
      </w:r>
      <w:r w:rsidRPr="00FA6F16">
        <w:rPr>
          <w:rStyle w:val="IntenseReference"/>
          <w:sz w:val="28"/>
          <w:szCs w:val="28"/>
        </w:rPr>
        <w:t>policy</w:t>
      </w:r>
      <w:bookmarkEnd w:id="360"/>
      <w:r>
        <w:t xml:space="preserve"> </w:t>
      </w:r>
      <w:bookmarkEnd w:id="361"/>
    </w:p>
    <w:p w14:paraId="05B8A7B9" w14:textId="77777777" w:rsidR="00DB0A45" w:rsidRDefault="00DB0A45" w:rsidP="00DB0A45">
      <w:pPr>
        <w:spacing w:after="0"/>
      </w:pPr>
      <w:r>
        <w:t xml:space="preserve"> </w:t>
      </w:r>
    </w:p>
    <w:tbl>
      <w:tblPr>
        <w:tblStyle w:val="TableGrid0"/>
        <w:tblW w:w="10338" w:type="dxa"/>
        <w:tblInd w:w="11" w:type="dxa"/>
        <w:tblCellMar>
          <w:top w:w="45" w:type="dxa"/>
          <w:bottom w:w="7" w:type="dxa"/>
          <w:right w:w="115" w:type="dxa"/>
        </w:tblCellMar>
        <w:tblLook w:val="04A0" w:firstRow="1" w:lastRow="0" w:firstColumn="1" w:lastColumn="0" w:noHBand="0" w:noVBand="1"/>
      </w:tblPr>
      <w:tblGrid>
        <w:gridCol w:w="3021"/>
        <w:gridCol w:w="496"/>
        <w:gridCol w:w="881"/>
        <w:gridCol w:w="538"/>
        <w:gridCol w:w="839"/>
        <w:gridCol w:w="1375"/>
        <w:gridCol w:w="1376"/>
        <w:gridCol w:w="1812"/>
      </w:tblGrid>
      <w:tr w:rsidR="00DB0A45" w14:paraId="5AF66BAF" w14:textId="77777777" w:rsidTr="00700E30">
        <w:trPr>
          <w:trHeight w:val="607"/>
        </w:trPr>
        <w:tc>
          <w:tcPr>
            <w:tcW w:w="3021" w:type="dxa"/>
            <w:tcBorders>
              <w:top w:val="single" w:sz="4" w:space="0" w:color="000000"/>
              <w:left w:val="single" w:sz="4" w:space="0" w:color="000000"/>
              <w:bottom w:val="single" w:sz="4" w:space="0" w:color="000000"/>
              <w:right w:val="single" w:sz="4" w:space="0" w:color="000000"/>
            </w:tcBorders>
            <w:shd w:val="clear" w:color="auto" w:fill="9BC2E6"/>
            <w:vAlign w:val="bottom"/>
          </w:tcPr>
          <w:p w14:paraId="1807179C" w14:textId="77777777" w:rsidR="00DB0A45" w:rsidRDefault="00DB0A45" w:rsidP="00A93A89">
            <w:pPr>
              <w:spacing w:line="259" w:lineRule="auto"/>
              <w:ind w:left="107"/>
            </w:pPr>
            <w:r>
              <w:lastRenderedPageBreak/>
              <w:t xml:space="preserve">Setting name </w:t>
            </w:r>
          </w:p>
        </w:tc>
        <w:tc>
          <w:tcPr>
            <w:tcW w:w="496" w:type="dxa"/>
            <w:tcBorders>
              <w:top w:val="single" w:sz="4" w:space="0" w:color="000000"/>
              <w:left w:val="single" w:sz="4" w:space="0" w:color="000000"/>
              <w:bottom w:val="single" w:sz="4" w:space="0" w:color="000000"/>
              <w:right w:val="nil"/>
            </w:tcBorders>
            <w:shd w:val="clear" w:color="auto" w:fill="9BC2E6"/>
          </w:tcPr>
          <w:p w14:paraId="63218660" w14:textId="77777777" w:rsidR="00DB0A45" w:rsidRDefault="00DB0A45" w:rsidP="00A93A89">
            <w:pPr>
              <w:spacing w:after="160" w:line="259" w:lineRule="auto"/>
            </w:pPr>
          </w:p>
        </w:tc>
        <w:tc>
          <w:tcPr>
            <w:tcW w:w="881" w:type="dxa"/>
            <w:tcBorders>
              <w:top w:val="single" w:sz="4" w:space="0" w:color="000000"/>
              <w:left w:val="nil"/>
              <w:bottom w:val="single" w:sz="4" w:space="0" w:color="000000"/>
              <w:right w:val="single" w:sz="4" w:space="0" w:color="000000"/>
            </w:tcBorders>
            <w:shd w:val="clear" w:color="auto" w:fill="9BC2E6"/>
            <w:vAlign w:val="bottom"/>
          </w:tcPr>
          <w:p w14:paraId="182CEE63" w14:textId="77777777" w:rsidR="00DB0A45" w:rsidRDefault="00DB0A45" w:rsidP="00A93A89">
            <w:pPr>
              <w:spacing w:line="259" w:lineRule="auto"/>
            </w:pPr>
            <w:r>
              <w:t xml:space="preserve">Mac </w:t>
            </w:r>
          </w:p>
        </w:tc>
        <w:tc>
          <w:tcPr>
            <w:tcW w:w="538" w:type="dxa"/>
            <w:tcBorders>
              <w:top w:val="single" w:sz="4" w:space="0" w:color="000000"/>
              <w:left w:val="single" w:sz="4" w:space="0" w:color="000000"/>
              <w:bottom w:val="single" w:sz="4" w:space="0" w:color="000000"/>
              <w:right w:val="nil"/>
            </w:tcBorders>
            <w:shd w:val="clear" w:color="auto" w:fill="9BC2E6"/>
          </w:tcPr>
          <w:p w14:paraId="0EC219D2" w14:textId="77777777" w:rsidR="00DB0A45" w:rsidRDefault="00DB0A45" w:rsidP="00A93A89">
            <w:pPr>
              <w:spacing w:after="160" w:line="259" w:lineRule="auto"/>
            </w:pPr>
          </w:p>
        </w:tc>
        <w:tc>
          <w:tcPr>
            <w:tcW w:w="839" w:type="dxa"/>
            <w:tcBorders>
              <w:top w:val="single" w:sz="4" w:space="0" w:color="000000"/>
              <w:left w:val="nil"/>
              <w:bottom w:val="single" w:sz="4" w:space="0" w:color="000000"/>
              <w:right w:val="single" w:sz="4" w:space="0" w:color="000000"/>
            </w:tcBorders>
            <w:shd w:val="clear" w:color="auto" w:fill="9BC2E6"/>
            <w:vAlign w:val="bottom"/>
          </w:tcPr>
          <w:p w14:paraId="47653633" w14:textId="77777777" w:rsidR="00DB0A45" w:rsidRDefault="00DB0A45" w:rsidP="00A93A89">
            <w:pPr>
              <w:spacing w:line="259" w:lineRule="auto"/>
            </w:pPr>
            <w:r>
              <w:t xml:space="preserve">iOS </w:t>
            </w:r>
          </w:p>
        </w:tc>
        <w:tc>
          <w:tcPr>
            <w:tcW w:w="1375" w:type="dxa"/>
            <w:tcBorders>
              <w:top w:val="single" w:sz="4" w:space="0" w:color="000000"/>
              <w:left w:val="single" w:sz="4" w:space="0" w:color="000000"/>
              <w:bottom w:val="single" w:sz="4" w:space="0" w:color="000000"/>
              <w:right w:val="single" w:sz="4" w:space="0" w:color="000000"/>
            </w:tcBorders>
            <w:shd w:val="clear" w:color="auto" w:fill="9BC2E6"/>
            <w:vAlign w:val="bottom"/>
          </w:tcPr>
          <w:p w14:paraId="10DD231D" w14:textId="77777777" w:rsidR="00DB0A45" w:rsidRDefault="00DB0A45" w:rsidP="00A93A89">
            <w:pPr>
              <w:spacing w:line="259" w:lineRule="auto"/>
              <w:ind w:left="118"/>
              <w:jc w:val="center"/>
            </w:pPr>
            <w:r>
              <w:t xml:space="preserve">Android </w:t>
            </w:r>
          </w:p>
        </w:tc>
        <w:tc>
          <w:tcPr>
            <w:tcW w:w="1376" w:type="dxa"/>
            <w:tcBorders>
              <w:top w:val="single" w:sz="4" w:space="0" w:color="000000"/>
              <w:left w:val="single" w:sz="4" w:space="0" w:color="000000"/>
              <w:bottom w:val="single" w:sz="4" w:space="0" w:color="000000"/>
              <w:right w:val="single" w:sz="4" w:space="0" w:color="000000"/>
            </w:tcBorders>
            <w:shd w:val="clear" w:color="auto" w:fill="9BC2E6"/>
            <w:vAlign w:val="bottom"/>
          </w:tcPr>
          <w:p w14:paraId="0E98C82F" w14:textId="77777777" w:rsidR="00DB0A45" w:rsidRDefault="00DB0A45" w:rsidP="00A93A89">
            <w:pPr>
              <w:spacing w:line="259" w:lineRule="auto"/>
              <w:jc w:val="center"/>
            </w:pPr>
            <w:r>
              <w:t xml:space="preserve">Android for work </w:t>
            </w:r>
          </w:p>
        </w:tc>
        <w:tc>
          <w:tcPr>
            <w:tcW w:w="1812" w:type="dxa"/>
            <w:tcBorders>
              <w:top w:val="single" w:sz="4" w:space="0" w:color="000000"/>
              <w:left w:val="single" w:sz="4" w:space="0" w:color="000000"/>
              <w:bottom w:val="single" w:sz="4" w:space="0" w:color="000000"/>
              <w:right w:val="single" w:sz="4" w:space="0" w:color="000000"/>
            </w:tcBorders>
            <w:shd w:val="clear" w:color="auto" w:fill="9BC2E6"/>
            <w:vAlign w:val="bottom"/>
          </w:tcPr>
          <w:p w14:paraId="164472D7" w14:textId="77777777" w:rsidR="00DB0A45" w:rsidRDefault="00DB0A45" w:rsidP="00A93A89">
            <w:pPr>
              <w:spacing w:line="259" w:lineRule="auto"/>
              <w:ind w:left="119"/>
              <w:jc w:val="center"/>
            </w:pPr>
            <w:r>
              <w:t xml:space="preserve">Windows </w:t>
            </w:r>
          </w:p>
        </w:tc>
      </w:tr>
      <w:tr w:rsidR="00DB0A45" w14:paraId="79A404C9" w14:textId="77777777" w:rsidTr="00700E30">
        <w:trPr>
          <w:trHeight w:val="642"/>
        </w:trPr>
        <w:tc>
          <w:tcPr>
            <w:tcW w:w="3021" w:type="dxa"/>
            <w:tcBorders>
              <w:top w:val="single" w:sz="4" w:space="0" w:color="000000"/>
              <w:left w:val="single" w:sz="4" w:space="0" w:color="000000"/>
              <w:bottom w:val="single" w:sz="4" w:space="0" w:color="000000"/>
              <w:right w:val="single" w:sz="4" w:space="0" w:color="000000"/>
            </w:tcBorders>
            <w:vAlign w:val="bottom"/>
          </w:tcPr>
          <w:p w14:paraId="3A8E00A6" w14:textId="77777777" w:rsidR="00DB0A45" w:rsidRDefault="00DB0A45" w:rsidP="00A93A89">
            <w:pPr>
              <w:spacing w:line="259" w:lineRule="auto"/>
              <w:ind w:left="107"/>
            </w:pPr>
            <w:r>
              <w:rPr>
                <w:sz w:val="20"/>
              </w:rPr>
              <w:t xml:space="preserve">Restricted apps list </w:t>
            </w:r>
          </w:p>
        </w:tc>
        <w:tc>
          <w:tcPr>
            <w:tcW w:w="496" w:type="dxa"/>
            <w:tcBorders>
              <w:top w:val="single" w:sz="4" w:space="0" w:color="000000"/>
              <w:left w:val="single" w:sz="4" w:space="0" w:color="000000"/>
              <w:bottom w:val="single" w:sz="4" w:space="0" w:color="000000"/>
              <w:right w:val="nil"/>
            </w:tcBorders>
            <w:vAlign w:val="bottom"/>
          </w:tcPr>
          <w:p w14:paraId="74BBC59B" w14:textId="77777777" w:rsidR="00DB0A45" w:rsidRDefault="00DB0A45" w:rsidP="00A93A89">
            <w:pPr>
              <w:spacing w:line="259" w:lineRule="auto"/>
              <w:ind w:left="109"/>
            </w:pPr>
            <w:r>
              <w:rPr>
                <w:sz w:val="20"/>
              </w:rPr>
              <w:t xml:space="preserve">x </w:t>
            </w:r>
          </w:p>
        </w:tc>
        <w:tc>
          <w:tcPr>
            <w:tcW w:w="881" w:type="dxa"/>
            <w:tcBorders>
              <w:top w:val="single" w:sz="4" w:space="0" w:color="000000"/>
              <w:left w:val="nil"/>
              <w:bottom w:val="single" w:sz="4" w:space="0" w:color="000000"/>
              <w:right w:val="single" w:sz="4" w:space="0" w:color="000000"/>
            </w:tcBorders>
          </w:tcPr>
          <w:p w14:paraId="6298BB53" w14:textId="77777777" w:rsidR="00DB0A45" w:rsidRDefault="00DB0A45" w:rsidP="00A93A89">
            <w:pPr>
              <w:spacing w:after="160" w:line="259" w:lineRule="auto"/>
            </w:pPr>
          </w:p>
        </w:tc>
        <w:tc>
          <w:tcPr>
            <w:tcW w:w="538" w:type="dxa"/>
            <w:tcBorders>
              <w:top w:val="single" w:sz="4" w:space="0" w:color="000000"/>
              <w:left w:val="single" w:sz="4" w:space="0" w:color="000000"/>
              <w:bottom w:val="single" w:sz="4" w:space="0" w:color="000000"/>
              <w:right w:val="nil"/>
            </w:tcBorders>
            <w:vAlign w:val="bottom"/>
          </w:tcPr>
          <w:p w14:paraId="18574E46" w14:textId="77777777" w:rsidR="00DB0A45" w:rsidRDefault="00DB0A45" w:rsidP="00A93A89">
            <w:pPr>
              <w:spacing w:line="259" w:lineRule="auto"/>
              <w:ind w:left="108"/>
            </w:pPr>
            <w:r>
              <w:rPr>
                <w:sz w:val="20"/>
              </w:rPr>
              <w:t xml:space="preserve">x </w:t>
            </w:r>
          </w:p>
        </w:tc>
        <w:tc>
          <w:tcPr>
            <w:tcW w:w="839" w:type="dxa"/>
            <w:tcBorders>
              <w:top w:val="single" w:sz="4" w:space="0" w:color="000000"/>
              <w:left w:val="nil"/>
              <w:bottom w:val="single" w:sz="4" w:space="0" w:color="000000"/>
              <w:right w:val="single" w:sz="4" w:space="0" w:color="000000"/>
            </w:tcBorders>
          </w:tcPr>
          <w:p w14:paraId="68629537" w14:textId="77777777" w:rsidR="00DB0A45" w:rsidRDefault="00DB0A45" w:rsidP="00A93A89">
            <w:pPr>
              <w:spacing w:after="160" w:line="259" w:lineRule="auto"/>
            </w:pPr>
          </w:p>
        </w:tc>
        <w:tc>
          <w:tcPr>
            <w:tcW w:w="1375" w:type="dxa"/>
            <w:tcBorders>
              <w:top w:val="single" w:sz="4" w:space="0" w:color="000000"/>
              <w:left w:val="single" w:sz="4" w:space="0" w:color="000000"/>
              <w:bottom w:val="single" w:sz="4" w:space="0" w:color="000000"/>
              <w:right w:val="single" w:sz="4" w:space="0" w:color="000000"/>
            </w:tcBorders>
            <w:vAlign w:val="bottom"/>
          </w:tcPr>
          <w:p w14:paraId="29034B41" w14:textId="77777777" w:rsidR="00DB0A45" w:rsidRDefault="00DB0A45" w:rsidP="00A93A89">
            <w:pPr>
              <w:spacing w:line="259" w:lineRule="auto"/>
              <w:ind w:left="109"/>
            </w:pPr>
            <w:r>
              <w:rPr>
                <w:sz w:val="20"/>
              </w:rPr>
              <w:t xml:space="preserve">x </w:t>
            </w:r>
          </w:p>
        </w:tc>
        <w:tc>
          <w:tcPr>
            <w:tcW w:w="1376" w:type="dxa"/>
            <w:tcBorders>
              <w:top w:val="single" w:sz="4" w:space="0" w:color="000000"/>
              <w:left w:val="single" w:sz="4" w:space="0" w:color="000000"/>
              <w:bottom w:val="single" w:sz="4" w:space="0" w:color="000000"/>
              <w:right w:val="single" w:sz="4" w:space="0" w:color="000000"/>
            </w:tcBorders>
            <w:vAlign w:val="bottom"/>
          </w:tcPr>
          <w:p w14:paraId="7E6AC225" w14:textId="77777777" w:rsidR="00DB0A45" w:rsidRDefault="00DB0A45" w:rsidP="00A93A89">
            <w:pPr>
              <w:spacing w:line="259" w:lineRule="auto"/>
              <w:ind w:left="109"/>
            </w:pPr>
            <w:r>
              <w:rPr>
                <w:sz w:val="20"/>
              </w:rPr>
              <w:t xml:space="preserve">  </w:t>
            </w:r>
          </w:p>
        </w:tc>
        <w:tc>
          <w:tcPr>
            <w:tcW w:w="1812" w:type="dxa"/>
            <w:tcBorders>
              <w:top w:val="single" w:sz="4" w:space="0" w:color="000000"/>
              <w:left w:val="single" w:sz="4" w:space="0" w:color="000000"/>
              <w:bottom w:val="single" w:sz="4" w:space="0" w:color="000000"/>
              <w:right w:val="single" w:sz="4" w:space="0" w:color="000000"/>
            </w:tcBorders>
            <w:vAlign w:val="bottom"/>
          </w:tcPr>
          <w:p w14:paraId="60A6F4DC" w14:textId="77777777" w:rsidR="00DB0A45" w:rsidRDefault="00DB0A45" w:rsidP="00A93A89">
            <w:pPr>
              <w:spacing w:line="259" w:lineRule="auto"/>
              <w:ind w:left="109"/>
            </w:pPr>
            <w:r>
              <w:rPr>
                <w:sz w:val="20"/>
              </w:rPr>
              <w:t xml:space="preserve">Windows Phone </w:t>
            </w:r>
          </w:p>
          <w:p w14:paraId="000C79A9" w14:textId="77777777" w:rsidR="00DB0A45" w:rsidRDefault="00DB0A45" w:rsidP="00A93A89">
            <w:pPr>
              <w:spacing w:line="259" w:lineRule="auto"/>
              <w:ind w:left="109"/>
            </w:pPr>
            <w:r>
              <w:rPr>
                <w:sz w:val="20"/>
              </w:rPr>
              <w:t xml:space="preserve">8.1  </w:t>
            </w:r>
          </w:p>
        </w:tc>
      </w:tr>
    </w:tbl>
    <w:p w14:paraId="24587C4C" w14:textId="77777777" w:rsidR="00DB0A45" w:rsidRDefault="00DB0A45" w:rsidP="00700E30">
      <w:pPr>
        <w:spacing w:after="202"/>
      </w:pPr>
      <w:r>
        <w:t xml:space="preserve">  </w:t>
      </w:r>
    </w:p>
    <w:p w14:paraId="71A538A9" w14:textId="77777777" w:rsidR="00DB0A45" w:rsidRDefault="00700E30" w:rsidP="00700E30">
      <w:pPr>
        <w:spacing w:after="0"/>
      </w:pPr>
      <w:r>
        <w:t xml:space="preserve"> </w:t>
      </w:r>
      <w:r>
        <w:tab/>
        <w:t xml:space="preserve"> </w:t>
      </w:r>
      <w:r w:rsidR="00DB0A45">
        <w:t xml:space="preserve"> </w:t>
      </w:r>
    </w:p>
    <w:p w14:paraId="6A7BAF6A" w14:textId="77777777" w:rsidR="00DB0A45" w:rsidRDefault="00DB0A45" w:rsidP="00FA6F16">
      <w:pPr>
        <w:spacing w:after="175"/>
      </w:pPr>
      <w:r>
        <w:t xml:space="preserve">  </w:t>
      </w:r>
      <w:bookmarkStart w:id="362" w:name="_Toc148991"/>
      <w:r w:rsidRPr="00FA6F16">
        <w:rPr>
          <w:rStyle w:val="IntenseReference"/>
          <w:sz w:val="28"/>
          <w:szCs w:val="28"/>
        </w:rPr>
        <w:t>Microsoft Application Management</w:t>
      </w:r>
      <w:r>
        <w:t xml:space="preserve"> </w:t>
      </w:r>
      <w:bookmarkEnd w:id="362"/>
    </w:p>
    <w:p w14:paraId="260577CF" w14:textId="77777777" w:rsidR="00DB0A45" w:rsidRDefault="00DB0A45" w:rsidP="00DB0A45">
      <w:pPr>
        <w:spacing w:after="0"/>
      </w:pPr>
      <w:r>
        <w:t xml:space="preserve"> </w:t>
      </w:r>
    </w:p>
    <w:tbl>
      <w:tblPr>
        <w:tblStyle w:val="TableGrid0"/>
        <w:tblW w:w="10431" w:type="dxa"/>
        <w:tblInd w:w="6" w:type="dxa"/>
        <w:tblCellMar>
          <w:top w:w="46" w:type="dxa"/>
          <w:left w:w="107" w:type="dxa"/>
          <w:bottom w:w="7" w:type="dxa"/>
          <w:right w:w="67" w:type="dxa"/>
        </w:tblCellMar>
        <w:tblLook w:val="04A0" w:firstRow="1" w:lastRow="0" w:firstColumn="1" w:lastColumn="0" w:noHBand="0" w:noVBand="1"/>
      </w:tblPr>
      <w:tblGrid>
        <w:gridCol w:w="2153"/>
        <w:gridCol w:w="18"/>
        <w:gridCol w:w="2595"/>
        <w:gridCol w:w="37"/>
        <w:gridCol w:w="5544"/>
        <w:gridCol w:w="84"/>
      </w:tblGrid>
      <w:tr w:rsidR="00DB0A45" w14:paraId="387D309E" w14:textId="77777777" w:rsidTr="006D683F">
        <w:trPr>
          <w:trHeight w:val="602"/>
        </w:trPr>
        <w:tc>
          <w:tcPr>
            <w:tcW w:w="2171" w:type="dxa"/>
            <w:gridSpan w:val="2"/>
            <w:tcBorders>
              <w:top w:val="single" w:sz="4" w:space="0" w:color="000000"/>
              <w:left w:val="single" w:sz="4" w:space="0" w:color="000000"/>
              <w:bottom w:val="single" w:sz="4" w:space="0" w:color="000000"/>
              <w:right w:val="single" w:sz="4" w:space="0" w:color="000000"/>
            </w:tcBorders>
            <w:shd w:val="clear" w:color="auto" w:fill="9BC2E6"/>
            <w:vAlign w:val="bottom"/>
          </w:tcPr>
          <w:p w14:paraId="3AD2152B" w14:textId="77777777" w:rsidR="00DB0A45" w:rsidRDefault="00DB0A45" w:rsidP="00A93A89">
            <w:pPr>
              <w:spacing w:line="259" w:lineRule="auto"/>
            </w:pPr>
            <w:r>
              <w:rPr>
                <w:rFonts w:ascii="Calibri" w:eastAsia="Calibri" w:hAnsi="Calibri" w:cs="Calibri"/>
                <w:b/>
              </w:rPr>
              <w:t xml:space="preserve">Category </w:t>
            </w:r>
          </w:p>
        </w:tc>
        <w:tc>
          <w:tcPr>
            <w:tcW w:w="2632" w:type="dxa"/>
            <w:gridSpan w:val="2"/>
            <w:tcBorders>
              <w:top w:val="single" w:sz="4" w:space="0" w:color="000000"/>
              <w:left w:val="single" w:sz="4" w:space="0" w:color="000000"/>
              <w:bottom w:val="single" w:sz="4" w:space="0" w:color="000000"/>
              <w:right w:val="single" w:sz="4" w:space="0" w:color="000000"/>
            </w:tcBorders>
            <w:shd w:val="clear" w:color="auto" w:fill="9BC2E6"/>
            <w:vAlign w:val="bottom"/>
          </w:tcPr>
          <w:p w14:paraId="2882EBB6" w14:textId="77777777" w:rsidR="00DB0A45" w:rsidRDefault="00DB0A45" w:rsidP="00A93A89">
            <w:pPr>
              <w:spacing w:line="259" w:lineRule="auto"/>
              <w:ind w:left="2"/>
            </w:pPr>
            <w:r>
              <w:rPr>
                <w:rFonts w:ascii="Calibri" w:eastAsia="Calibri" w:hAnsi="Calibri" w:cs="Calibri"/>
                <w:b/>
              </w:rPr>
              <w:t xml:space="preserve">MAM Android Setting </w:t>
            </w:r>
          </w:p>
        </w:tc>
        <w:tc>
          <w:tcPr>
            <w:tcW w:w="5628" w:type="dxa"/>
            <w:gridSpan w:val="2"/>
            <w:tcBorders>
              <w:top w:val="single" w:sz="4" w:space="0" w:color="000000"/>
              <w:left w:val="single" w:sz="4" w:space="0" w:color="000000"/>
              <w:bottom w:val="single" w:sz="4" w:space="0" w:color="000000"/>
              <w:right w:val="single" w:sz="4" w:space="0" w:color="000000"/>
            </w:tcBorders>
            <w:shd w:val="clear" w:color="auto" w:fill="9BC2E6"/>
            <w:vAlign w:val="bottom"/>
          </w:tcPr>
          <w:p w14:paraId="41997DD5" w14:textId="77777777" w:rsidR="00DB0A45" w:rsidRDefault="00DB0A45" w:rsidP="00A93A89">
            <w:pPr>
              <w:spacing w:line="259" w:lineRule="auto"/>
              <w:ind w:left="1"/>
            </w:pPr>
            <w:r>
              <w:rPr>
                <w:rFonts w:ascii="Calibri" w:eastAsia="Calibri" w:hAnsi="Calibri" w:cs="Calibri"/>
                <w:b/>
              </w:rPr>
              <w:t xml:space="preserve">Settting description </w:t>
            </w:r>
          </w:p>
        </w:tc>
      </w:tr>
      <w:tr w:rsidR="00DB0A45" w14:paraId="136DDD8B" w14:textId="77777777" w:rsidTr="006D683F">
        <w:trPr>
          <w:trHeight w:val="1606"/>
        </w:trPr>
        <w:tc>
          <w:tcPr>
            <w:tcW w:w="2171" w:type="dxa"/>
            <w:gridSpan w:val="2"/>
            <w:vMerge w:val="restart"/>
            <w:tcBorders>
              <w:top w:val="single" w:sz="4" w:space="0" w:color="000000"/>
              <w:left w:val="single" w:sz="4" w:space="0" w:color="000000"/>
              <w:bottom w:val="single" w:sz="4" w:space="0" w:color="000000"/>
              <w:right w:val="single" w:sz="4" w:space="0" w:color="000000"/>
            </w:tcBorders>
            <w:shd w:val="clear" w:color="auto" w:fill="FFE699"/>
            <w:vAlign w:val="center"/>
          </w:tcPr>
          <w:p w14:paraId="35BEE7E1" w14:textId="77777777" w:rsidR="00DB0A45" w:rsidRDefault="00DB0A45" w:rsidP="00A93A89">
            <w:pPr>
              <w:spacing w:line="259" w:lineRule="auto"/>
              <w:ind w:left="2"/>
            </w:pPr>
            <w:r>
              <w:rPr>
                <w:sz w:val="20"/>
              </w:rPr>
              <w:t xml:space="preserve">Data relocation settings </w:t>
            </w: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77D26B57" w14:textId="77777777" w:rsidR="00DB0A45" w:rsidRDefault="00DB0A45" w:rsidP="00A93A89">
            <w:pPr>
              <w:spacing w:line="259" w:lineRule="auto"/>
              <w:ind w:left="2"/>
            </w:pPr>
            <w:r>
              <w:t xml:space="preserve">Allow app to transfer data to other apps </w:t>
            </w:r>
          </w:p>
        </w:tc>
        <w:tc>
          <w:tcPr>
            <w:tcW w:w="5628" w:type="dxa"/>
            <w:gridSpan w:val="2"/>
            <w:tcBorders>
              <w:top w:val="single" w:sz="4" w:space="0" w:color="000000"/>
              <w:left w:val="single" w:sz="4" w:space="0" w:color="000000"/>
              <w:bottom w:val="single" w:sz="4" w:space="0" w:color="000000"/>
              <w:right w:val="single" w:sz="4" w:space="0" w:color="000000"/>
            </w:tcBorders>
          </w:tcPr>
          <w:p w14:paraId="5E6CE92E" w14:textId="77777777" w:rsidR="00DB0A45" w:rsidRDefault="00DB0A45" w:rsidP="00A93A89">
            <w:pPr>
              <w:spacing w:line="259" w:lineRule="auto"/>
              <w:ind w:left="1"/>
            </w:pPr>
            <w:r>
              <w:t xml:space="preserve">Specify what apps can receive data from this app: </w:t>
            </w:r>
          </w:p>
          <w:p w14:paraId="133A7E3A" w14:textId="77777777" w:rsidR="00DB0A45" w:rsidRDefault="00DB0A45" w:rsidP="00A93A89">
            <w:pPr>
              <w:spacing w:line="239" w:lineRule="auto"/>
              <w:ind w:left="1"/>
            </w:pPr>
            <w:r>
              <w:t xml:space="preserve">Policy managed apps: Allow transfer only to other policymanaged apps. </w:t>
            </w:r>
          </w:p>
          <w:p w14:paraId="46093BDB" w14:textId="77777777" w:rsidR="00DB0A45" w:rsidRDefault="00DB0A45" w:rsidP="00A93A89">
            <w:pPr>
              <w:spacing w:line="259" w:lineRule="auto"/>
              <w:ind w:left="1"/>
            </w:pPr>
            <w:r>
              <w:t xml:space="preserve">All apps: Allow transfer to any app. </w:t>
            </w:r>
          </w:p>
          <w:p w14:paraId="6B4A10A8" w14:textId="77777777" w:rsidR="00DB0A45" w:rsidRDefault="00DB0A45" w:rsidP="00A93A89">
            <w:pPr>
              <w:spacing w:line="259" w:lineRule="auto"/>
              <w:ind w:left="1" w:right="13"/>
            </w:pPr>
            <w:r>
              <w:t xml:space="preserve">None: Do not allow data transfer to any app, including other policy-managed apps. </w:t>
            </w:r>
          </w:p>
        </w:tc>
      </w:tr>
      <w:tr w:rsidR="00DB0A45" w14:paraId="110A7891" w14:textId="77777777" w:rsidTr="006D683F">
        <w:trPr>
          <w:trHeight w:val="2669"/>
        </w:trPr>
        <w:tc>
          <w:tcPr>
            <w:tcW w:w="0" w:type="auto"/>
            <w:gridSpan w:val="2"/>
            <w:vMerge/>
            <w:tcBorders>
              <w:top w:val="nil"/>
              <w:left w:val="single" w:sz="4" w:space="0" w:color="000000"/>
              <w:bottom w:val="nil"/>
              <w:right w:val="single" w:sz="4" w:space="0" w:color="000000"/>
            </w:tcBorders>
            <w:vAlign w:val="bottom"/>
          </w:tcPr>
          <w:p w14:paraId="78D8CF2C" w14:textId="77777777" w:rsidR="00DB0A45" w:rsidRDefault="00DB0A45" w:rsidP="00A93A89">
            <w:pPr>
              <w:spacing w:after="160" w:line="259" w:lineRule="auto"/>
            </w:pP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3090B53C" w14:textId="77777777" w:rsidR="00DB0A45" w:rsidRDefault="00DB0A45" w:rsidP="00A93A89">
            <w:pPr>
              <w:spacing w:line="259" w:lineRule="auto"/>
              <w:ind w:left="2"/>
            </w:pPr>
            <w:r>
              <w:t xml:space="preserve">Prevent "Save As" </w:t>
            </w:r>
          </w:p>
        </w:tc>
        <w:tc>
          <w:tcPr>
            <w:tcW w:w="5628" w:type="dxa"/>
            <w:gridSpan w:val="2"/>
            <w:tcBorders>
              <w:top w:val="single" w:sz="4" w:space="0" w:color="000000"/>
              <w:left w:val="single" w:sz="4" w:space="0" w:color="000000"/>
              <w:bottom w:val="single" w:sz="4" w:space="0" w:color="000000"/>
              <w:right w:val="single" w:sz="4" w:space="0" w:color="000000"/>
            </w:tcBorders>
          </w:tcPr>
          <w:p w14:paraId="3A858827" w14:textId="77777777" w:rsidR="00DB0A45" w:rsidRDefault="00DB0A45" w:rsidP="00A93A89">
            <w:pPr>
              <w:spacing w:after="1" w:line="239" w:lineRule="auto"/>
              <w:ind w:left="1"/>
            </w:pPr>
            <w:r>
              <w:t xml:space="preserve">Choose Yes to disable the use of the Save As option in this app. Choose No if you want to allow the use of Save As. </w:t>
            </w:r>
          </w:p>
          <w:p w14:paraId="2FC51357" w14:textId="77777777" w:rsidR="00DB0A45" w:rsidRDefault="00DB0A45" w:rsidP="00A93A89">
            <w:pPr>
              <w:spacing w:line="259" w:lineRule="auto"/>
              <w:ind w:left="1"/>
            </w:pPr>
            <w:r>
              <w:t xml:space="preserve">Note: This setting is supported for Microsoft Excel, </w:t>
            </w:r>
          </w:p>
          <w:p w14:paraId="3683BBE9" w14:textId="77777777" w:rsidR="00DB0A45" w:rsidRDefault="00DB0A45" w:rsidP="00A93A89">
            <w:pPr>
              <w:spacing w:line="239" w:lineRule="auto"/>
              <w:ind w:left="1"/>
            </w:pPr>
            <w:r>
              <w:t xml:space="preserve">OneNote, PowerPoint, and Word. It may also be supported by 3rd party and LOB apps. </w:t>
            </w:r>
          </w:p>
          <w:p w14:paraId="76CCA22C" w14:textId="77777777" w:rsidR="00DB0A45" w:rsidRDefault="00DB0A45" w:rsidP="00A93A89">
            <w:pPr>
              <w:spacing w:after="2" w:line="237" w:lineRule="auto"/>
              <w:ind w:left="1"/>
            </w:pPr>
            <w:r>
              <w:t xml:space="preserve">Select which storage services corporate data can be saved to  </w:t>
            </w:r>
          </w:p>
          <w:p w14:paraId="23766B98" w14:textId="77777777" w:rsidR="00DB0A45" w:rsidRDefault="00DB0A45" w:rsidP="00A93A89">
            <w:pPr>
              <w:spacing w:line="259" w:lineRule="auto"/>
              <w:ind w:left="1" w:right="31"/>
            </w:pPr>
            <w:r>
              <w:t xml:space="preserve">Users are able to save to the selected services (OneDrive for Business, SharePoint, and Local Storage). All other services will be blocked. </w:t>
            </w:r>
          </w:p>
        </w:tc>
      </w:tr>
      <w:tr w:rsidR="00DB0A45" w14:paraId="1DF8C30C" w14:textId="77777777" w:rsidTr="006D683F">
        <w:trPr>
          <w:trHeight w:val="808"/>
        </w:trPr>
        <w:tc>
          <w:tcPr>
            <w:tcW w:w="0" w:type="auto"/>
            <w:gridSpan w:val="2"/>
            <w:vMerge/>
            <w:tcBorders>
              <w:top w:val="nil"/>
              <w:left w:val="single" w:sz="4" w:space="0" w:color="000000"/>
              <w:bottom w:val="nil"/>
              <w:right w:val="single" w:sz="4" w:space="0" w:color="000000"/>
            </w:tcBorders>
          </w:tcPr>
          <w:p w14:paraId="59C01E0D" w14:textId="77777777" w:rsidR="00DB0A45" w:rsidRDefault="00DB0A45" w:rsidP="00A93A89">
            <w:pPr>
              <w:spacing w:after="160" w:line="259" w:lineRule="auto"/>
            </w:pPr>
          </w:p>
        </w:tc>
        <w:tc>
          <w:tcPr>
            <w:tcW w:w="2632" w:type="dxa"/>
            <w:gridSpan w:val="2"/>
            <w:tcBorders>
              <w:top w:val="single" w:sz="4" w:space="0" w:color="000000"/>
              <w:left w:val="single" w:sz="4" w:space="0" w:color="000000"/>
              <w:bottom w:val="single" w:sz="4" w:space="0" w:color="000000"/>
              <w:right w:val="single" w:sz="4" w:space="0" w:color="000000"/>
            </w:tcBorders>
          </w:tcPr>
          <w:p w14:paraId="3A4DCE96" w14:textId="77777777" w:rsidR="00DB0A45" w:rsidRDefault="00DB0A45" w:rsidP="00A93A89">
            <w:pPr>
              <w:spacing w:line="259" w:lineRule="auto"/>
              <w:ind w:left="2"/>
            </w:pPr>
            <w:r>
              <w:t xml:space="preserve">Restrict web content to display in the Managed Browser </w:t>
            </w:r>
          </w:p>
        </w:tc>
        <w:tc>
          <w:tcPr>
            <w:tcW w:w="5628" w:type="dxa"/>
            <w:gridSpan w:val="2"/>
            <w:tcBorders>
              <w:top w:val="single" w:sz="4" w:space="0" w:color="000000"/>
              <w:left w:val="single" w:sz="4" w:space="0" w:color="000000"/>
              <w:bottom w:val="single" w:sz="4" w:space="0" w:color="000000"/>
              <w:right w:val="single" w:sz="4" w:space="0" w:color="000000"/>
            </w:tcBorders>
            <w:vAlign w:val="bottom"/>
          </w:tcPr>
          <w:p w14:paraId="55FB1F9E" w14:textId="77777777" w:rsidR="00DB0A45" w:rsidRDefault="00DB0A45" w:rsidP="00A93A89">
            <w:pPr>
              <w:spacing w:line="259" w:lineRule="auto"/>
              <w:ind w:left="1"/>
            </w:pPr>
            <w:r>
              <w:t xml:space="preserve">Choose Yes to enforce web links in the app to be opened in the Managed Browser app.  </w:t>
            </w:r>
          </w:p>
        </w:tc>
      </w:tr>
      <w:tr w:rsidR="00DB0A45" w14:paraId="53A211F2" w14:textId="77777777" w:rsidTr="006D683F">
        <w:trPr>
          <w:trHeight w:val="1074"/>
        </w:trPr>
        <w:tc>
          <w:tcPr>
            <w:tcW w:w="0" w:type="auto"/>
            <w:gridSpan w:val="2"/>
            <w:vMerge/>
            <w:tcBorders>
              <w:top w:val="nil"/>
              <w:left w:val="single" w:sz="4" w:space="0" w:color="000000"/>
              <w:bottom w:val="nil"/>
              <w:right w:val="single" w:sz="4" w:space="0" w:color="000000"/>
            </w:tcBorders>
          </w:tcPr>
          <w:p w14:paraId="6B5F643F" w14:textId="77777777" w:rsidR="00DB0A45" w:rsidRDefault="00DB0A45" w:rsidP="00A93A89">
            <w:pPr>
              <w:spacing w:after="160" w:line="259" w:lineRule="auto"/>
            </w:pP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4595AA44" w14:textId="77777777" w:rsidR="00DB0A45" w:rsidRDefault="00DB0A45" w:rsidP="00A93A89">
            <w:pPr>
              <w:spacing w:line="259" w:lineRule="auto"/>
              <w:ind w:left="2"/>
            </w:pPr>
            <w:r>
              <w:t xml:space="preserve">Disable contact sync </w:t>
            </w:r>
          </w:p>
        </w:tc>
        <w:tc>
          <w:tcPr>
            <w:tcW w:w="5628" w:type="dxa"/>
            <w:gridSpan w:val="2"/>
            <w:tcBorders>
              <w:top w:val="single" w:sz="4" w:space="0" w:color="000000"/>
              <w:left w:val="single" w:sz="4" w:space="0" w:color="000000"/>
              <w:bottom w:val="single" w:sz="4" w:space="0" w:color="000000"/>
              <w:right w:val="single" w:sz="4" w:space="0" w:color="000000"/>
            </w:tcBorders>
          </w:tcPr>
          <w:p w14:paraId="19B1C367" w14:textId="77777777" w:rsidR="00DB0A45" w:rsidRDefault="00DB0A45" w:rsidP="00A93A89">
            <w:pPr>
              <w:spacing w:line="259" w:lineRule="auto"/>
              <w:ind w:left="1" w:right="81"/>
            </w:pPr>
            <w:r>
              <w:t xml:space="preserve">Choose Yes to prevent the app from saving data to the native Contacts app on the device. If you choose No, the app can save data to the native Contacts app on the device.  </w:t>
            </w:r>
          </w:p>
        </w:tc>
      </w:tr>
      <w:tr w:rsidR="00DB0A45" w14:paraId="09EA831B" w14:textId="77777777" w:rsidTr="006D683F">
        <w:trPr>
          <w:trHeight w:val="541"/>
        </w:trPr>
        <w:tc>
          <w:tcPr>
            <w:tcW w:w="0" w:type="auto"/>
            <w:gridSpan w:val="2"/>
            <w:vMerge/>
            <w:tcBorders>
              <w:top w:val="nil"/>
              <w:left w:val="single" w:sz="4" w:space="0" w:color="000000"/>
              <w:bottom w:val="single" w:sz="4" w:space="0" w:color="000000"/>
              <w:right w:val="single" w:sz="4" w:space="0" w:color="000000"/>
            </w:tcBorders>
            <w:vAlign w:val="bottom"/>
          </w:tcPr>
          <w:p w14:paraId="0B974E5A" w14:textId="77777777" w:rsidR="00DB0A45" w:rsidRDefault="00DB0A45" w:rsidP="00A93A89">
            <w:pPr>
              <w:spacing w:after="160" w:line="259" w:lineRule="auto"/>
            </w:pP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46A59994" w14:textId="77777777" w:rsidR="00DB0A45" w:rsidRDefault="00DB0A45" w:rsidP="00A93A89">
            <w:pPr>
              <w:spacing w:line="259" w:lineRule="auto"/>
              <w:ind w:left="2"/>
            </w:pPr>
            <w:r>
              <w:t xml:space="preserve">Disable printing </w:t>
            </w:r>
          </w:p>
        </w:tc>
        <w:tc>
          <w:tcPr>
            <w:tcW w:w="5628" w:type="dxa"/>
            <w:gridSpan w:val="2"/>
            <w:tcBorders>
              <w:top w:val="single" w:sz="4" w:space="0" w:color="000000"/>
              <w:left w:val="single" w:sz="4" w:space="0" w:color="000000"/>
              <w:bottom w:val="single" w:sz="4" w:space="0" w:color="000000"/>
              <w:right w:val="single" w:sz="4" w:space="0" w:color="000000"/>
            </w:tcBorders>
          </w:tcPr>
          <w:p w14:paraId="5A019629" w14:textId="77777777" w:rsidR="00DB0A45" w:rsidRDefault="00DB0A45" w:rsidP="00A93A89">
            <w:pPr>
              <w:spacing w:line="259" w:lineRule="auto"/>
              <w:ind w:left="1"/>
            </w:pPr>
            <w:r>
              <w:t xml:space="preserve">Choose Yes to prevent the app from printing work or school data. </w:t>
            </w:r>
          </w:p>
        </w:tc>
      </w:tr>
      <w:tr w:rsidR="00DB0A45" w14:paraId="59DB4A8C" w14:textId="77777777" w:rsidTr="006D683F">
        <w:trPr>
          <w:trHeight w:val="1337"/>
        </w:trPr>
        <w:tc>
          <w:tcPr>
            <w:tcW w:w="2171" w:type="dxa"/>
            <w:gridSpan w:val="2"/>
            <w:vMerge w:val="restart"/>
            <w:tcBorders>
              <w:top w:val="single" w:sz="4" w:space="0" w:color="000000"/>
              <w:left w:val="single" w:sz="4" w:space="0" w:color="000000"/>
              <w:bottom w:val="single" w:sz="4" w:space="0" w:color="000000"/>
              <w:right w:val="single" w:sz="4" w:space="0" w:color="000000"/>
            </w:tcBorders>
            <w:shd w:val="clear" w:color="auto" w:fill="B4C6E7"/>
          </w:tcPr>
          <w:p w14:paraId="04B45EFB" w14:textId="77777777" w:rsidR="00DB0A45" w:rsidRDefault="00DB0A45" w:rsidP="00A93A89">
            <w:pPr>
              <w:spacing w:line="259" w:lineRule="auto"/>
              <w:ind w:right="38"/>
              <w:jc w:val="center"/>
            </w:pPr>
            <w:r>
              <w:rPr>
                <w:color w:val="0563C1"/>
                <w:u w:val="single" w:color="0563C1"/>
              </w:rPr>
              <w:t>Access settings</w:t>
            </w:r>
            <w:r>
              <w:rPr>
                <w:color w:val="0563C1"/>
              </w:rPr>
              <w:t xml:space="preserve"> </w:t>
            </w: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16AC7131" w14:textId="77777777" w:rsidR="00DB0A45" w:rsidRDefault="00DB0A45" w:rsidP="00A93A89">
            <w:pPr>
              <w:spacing w:line="259" w:lineRule="auto"/>
              <w:ind w:left="2"/>
            </w:pPr>
            <w:r>
              <w:t xml:space="preserve">Require corporate credentials for access </w:t>
            </w:r>
          </w:p>
        </w:tc>
        <w:tc>
          <w:tcPr>
            <w:tcW w:w="5628" w:type="dxa"/>
            <w:gridSpan w:val="2"/>
            <w:tcBorders>
              <w:top w:val="single" w:sz="4" w:space="0" w:color="000000"/>
              <w:left w:val="single" w:sz="4" w:space="0" w:color="000000"/>
              <w:bottom w:val="single" w:sz="4" w:space="0" w:color="000000"/>
              <w:right w:val="single" w:sz="4" w:space="0" w:color="000000"/>
            </w:tcBorders>
          </w:tcPr>
          <w:p w14:paraId="707F2C81" w14:textId="77777777" w:rsidR="00DB0A45" w:rsidRDefault="00DB0A45" w:rsidP="00A93A89">
            <w:pPr>
              <w:spacing w:line="259" w:lineRule="auto"/>
              <w:ind w:left="1"/>
            </w:pPr>
            <w:r>
              <w:t xml:space="preserve">Choose Yes to require the user to sign in with their work or school account instead of entering a PIN for app access. When set to Yes, and PIN or biometric prompts are turned on, both corporate credentials and either the PIN or biometric prompts will be shown. </w:t>
            </w:r>
          </w:p>
        </w:tc>
      </w:tr>
      <w:tr w:rsidR="00DB0A45" w14:paraId="3BF6237A" w14:textId="77777777" w:rsidTr="006D683F">
        <w:trPr>
          <w:trHeight w:val="1074"/>
        </w:trPr>
        <w:tc>
          <w:tcPr>
            <w:tcW w:w="0" w:type="auto"/>
            <w:gridSpan w:val="2"/>
            <w:vMerge/>
            <w:tcBorders>
              <w:top w:val="nil"/>
              <w:left w:val="single" w:sz="4" w:space="0" w:color="000000"/>
              <w:bottom w:val="nil"/>
              <w:right w:val="single" w:sz="4" w:space="0" w:color="000000"/>
            </w:tcBorders>
          </w:tcPr>
          <w:p w14:paraId="4CC7B619" w14:textId="77777777" w:rsidR="00DB0A45" w:rsidRDefault="00DB0A45" w:rsidP="00A93A89">
            <w:pPr>
              <w:spacing w:after="160" w:line="259" w:lineRule="auto"/>
            </w:pP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24A1C3BC" w14:textId="77777777" w:rsidR="00DB0A45" w:rsidRDefault="00DB0A45" w:rsidP="00A93A89">
            <w:pPr>
              <w:spacing w:line="259" w:lineRule="auto"/>
              <w:ind w:left="2"/>
            </w:pPr>
            <w:r>
              <w:t xml:space="preserve">Block managed apps from running on jailbroken or rooted devices </w:t>
            </w:r>
          </w:p>
        </w:tc>
        <w:tc>
          <w:tcPr>
            <w:tcW w:w="5628" w:type="dxa"/>
            <w:gridSpan w:val="2"/>
            <w:tcBorders>
              <w:top w:val="single" w:sz="4" w:space="0" w:color="000000"/>
              <w:left w:val="single" w:sz="4" w:space="0" w:color="000000"/>
              <w:bottom w:val="single" w:sz="4" w:space="0" w:color="000000"/>
              <w:right w:val="single" w:sz="4" w:space="0" w:color="000000"/>
            </w:tcBorders>
          </w:tcPr>
          <w:p w14:paraId="6CDED74A" w14:textId="77777777" w:rsidR="00DB0A45" w:rsidRDefault="00DB0A45" w:rsidP="00A93A89">
            <w:pPr>
              <w:spacing w:line="259" w:lineRule="auto"/>
              <w:ind w:left="1"/>
            </w:pPr>
            <w:r>
              <w:t xml:space="preserve">Choose Yes to prevent this app from running on jailbroken or rooted devices. The user can continue to use this app for personal tasks, but must use a different device to access work or school data in this app.  </w:t>
            </w:r>
          </w:p>
        </w:tc>
      </w:tr>
      <w:tr w:rsidR="00DB0A45" w14:paraId="510E78B8" w14:textId="77777777" w:rsidTr="006D683F">
        <w:trPr>
          <w:trHeight w:val="1074"/>
        </w:trPr>
        <w:tc>
          <w:tcPr>
            <w:tcW w:w="0" w:type="auto"/>
            <w:gridSpan w:val="2"/>
            <w:vMerge/>
            <w:tcBorders>
              <w:top w:val="nil"/>
              <w:left w:val="single" w:sz="4" w:space="0" w:color="000000"/>
              <w:bottom w:val="nil"/>
              <w:right w:val="single" w:sz="4" w:space="0" w:color="000000"/>
            </w:tcBorders>
          </w:tcPr>
          <w:p w14:paraId="6CBBC0E1" w14:textId="77777777" w:rsidR="00DB0A45" w:rsidRDefault="00DB0A45" w:rsidP="00A93A89">
            <w:pPr>
              <w:spacing w:after="160" w:line="259" w:lineRule="auto"/>
            </w:pP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79E37577" w14:textId="77777777" w:rsidR="00DB0A45" w:rsidRDefault="00DB0A45" w:rsidP="00A93A89">
            <w:pPr>
              <w:spacing w:line="259" w:lineRule="auto"/>
              <w:ind w:left="2"/>
            </w:pPr>
            <w:r>
              <w:t xml:space="preserve">Block screen capture and </w:t>
            </w:r>
          </w:p>
          <w:p w14:paraId="261E4EA4" w14:textId="77777777" w:rsidR="00DB0A45" w:rsidRDefault="00DB0A45" w:rsidP="00A93A89">
            <w:pPr>
              <w:spacing w:line="259" w:lineRule="auto"/>
              <w:ind w:left="2"/>
            </w:pPr>
            <w:r>
              <w:t xml:space="preserve">Android Assistant </w:t>
            </w:r>
          </w:p>
          <w:p w14:paraId="73BBBF85" w14:textId="77777777" w:rsidR="00DB0A45" w:rsidRDefault="00DB0A45" w:rsidP="00A93A89">
            <w:pPr>
              <w:spacing w:line="259" w:lineRule="auto"/>
              <w:ind w:left="2"/>
            </w:pPr>
            <w:r>
              <w:t xml:space="preserve">(Android 6.0+) </w:t>
            </w:r>
          </w:p>
        </w:tc>
        <w:tc>
          <w:tcPr>
            <w:tcW w:w="5628" w:type="dxa"/>
            <w:gridSpan w:val="2"/>
            <w:tcBorders>
              <w:top w:val="single" w:sz="4" w:space="0" w:color="000000"/>
              <w:left w:val="single" w:sz="4" w:space="0" w:color="000000"/>
              <w:bottom w:val="single" w:sz="4" w:space="0" w:color="000000"/>
              <w:right w:val="single" w:sz="4" w:space="0" w:color="000000"/>
            </w:tcBorders>
          </w:tcPr>
          <w:p w14:paraId="04AF3846" w14:textId="77777777" w:rsidR="00DB0A45" w:rsidRDefault="00DB0A45" w:rsidP="00A93A89">
            <w:pPr>
              <w:spacing w:line="259" w:lineRule="auto"/>
              <w:ind w:left="1"/>
            </w:pPr>
            <w:r>
              <w:t xml:space="preserve">ÛSelect Yes to block screen capture and the Android Assistant capabilities of the device when using this app. Choosing Yes will also blur the App-switcher preview image when using this app with a work or school account.  </w:t>
            </w:r>
          </w:p>
        </w:tc>
      </w:tr>
      <w:tr w:rsidR="00DB0A45" w14:paraId="5F91B466" w14:textId="77777777" w:rsidTr="006D683F">
        <w:trPr>
          <w:trHeight w:val="1073"/>
        </w:trPr>
        <w:tc>
          <w:tcPr>
            <w:tcW w:w="0" w:type="auto"/>
            <w:gridSpan w:val="2"/>
            <w:vMerge/>
            <w:tcBorders>
              <w:top w:val="nil"/>
              <w:left w:val="single" w:sz="4" w:space="0" w:color="000000"/>
              <w:bottom w:val="single" w:sz="4" w:space="0" w:color="000000"/>
              <w:right w:val="single" w:sz="4" w:space="0" w:color="000000"/>
            </w:tcBorders>
          </w:tcPr>
          <w:p w14:paraId="333A19E3" w14:textId="77777777" w:rsidR="00DB0A45" w:rsidRDefault="00DB0A45" w:rsidP="00A93A89">
            <w:pPr>
              <w:spacing w:after="160" w:line="259" w:lineRule="auto"/>
            </w:pPr>
          </w:p>
        </w:tc>
        <w:tc>
          <w:tcPr>
            <w:tcW w:w="2632" w:type="dxa"/>
            <w:gridSpan w:val="2"/>
            <w:tcBorders>
              <w:top w:val="single" w:sz="4" w:space="0" w:color="000000"/>
              <w:left w:val="single" w:sz="4" w:space="0" w:color="000000"/>
              <w:bottom w:val="single" w:sz="4" w:space="0" w:color="000000"/>
              <w:right w:val="single" w:sz="4" w:space="0" w:color="000000"/>
            </w:tcBorders>
            <w:vAlign w:val="bottom"/>
          </w:tcPr>
          <w:p w14:paraId="56FFFAA5" w14:textId="77777777" w:rsidR="00DB0A45" w:rsidRDefault="00DB0A45" w:rsidP="00A93A89">
            <w:pPr>
              <w:spacing w:line="259" w:lineRule="auto"/>
              <w:ind w:left="2"/>
            </w:pPr>
            <w:r>
              <w:t xml:space="preserve">Require minimum Android operating system </w:t>
            </w:r>
          </w:p>
        </w:tc>
        <w:tc>
          <w:tcPr>
            <w:tcW w:w="5628" w:type="dxa"/>
            <w:gridSpan w:val="2"/>
            <w:tcBorders>
              <w:top w:val="single" w:sz="4" w:space="0" w:color="000000"/>
              <w:left w:val="single" w:sz="4" w:space="0" w:color="000000"/>
              <w:bottom w:val="single" w:sz="4" w:space="0" w:color="000000"/>
              <w:right w:val="single" w:sz="4" w:space="0" w:color="000000"/>
            </w:tcBorders>
          </w:tcPr>
          <w:p w14:paraId="353F7C56" w14:textId="77777777" w:rsidR="00DB0A45" w:rsidRDefault="00DB0A45" w:rsidP="00A93A89">
            <w:pPr>
              <w:spacing w:line="259" w:lineRule="auto"/>
              <w:ind w:left="1"/>
            </w:pPr>
            <w:r>
              <w:t xml:space="preserve">Select Yes to require a minimum Android operating system to use this app. The user will be blocked from access if the Android version on the device doesn't meet the requirement. </w:t>
            </w:r>
          </w:p>
        </w:tc>
      </w:tr>
      <w:tr w:rsidR="00DB0A45" w14:paraId="484AD129" w14:textId="77777777" w:rsidTr="006D683F">
        <w:tblPrEx>
          <w:tblCellMar>
            <w:top w:w="45" w:type="dxa"/>
            <w:left w:w="0" w:type="dxa"/>
            <w:bottom w:w="6" w:type="dxa"/>
            <w:right w:w="66" w:type="dxa"/>
          </w:tblCellMar>
        </w:tblPrEx>
        <w:trPr>
          <w:gridAfter w:val="1"/>
          <w:wAfter w:w="84" w:type="dxa"/>
          <w:trHeight w:val="1083"/>
        </w:trPr>
        <w:tc>
          <w:tcPr>
            <w:tcW w:w="2153" w:type="dxa"/>
            <w:tcBorders>
              <w:top w:val="nil"/>
              <w:left w:val="single" w:sz="4" w:space="0" w:color="000000"/>
              <w:bottom w:val="nil"/>
              <w:right w:val="single" w:sz="4" w:space="0" w:color="000000"/>
            </w:tcBorders>
            <w:shd w:val="clear" w:color="auto" w:fill="B4C6E7"/>
          </w:tcPr>
          <w:p w14:paraId="73C29FFE" w14:textId="77777777" w:rsidR="00DB0A45" w:rsidRDefault="00DB0A45" w:rsidP="00A93A89">
            <w:pPr>
              <w:spacing w:after="160" w:line="259" w:lineRule="auto"/>
            </w:pPr>
          </w:p>
        </w:tc>
        <w:tc>
          <w:tcPr>
            <w:tcW w:w="2613" w:type="dxa"/>
            <w:gridSpan w:val="2"/>
            <w:tcBorders>
              <w:top w:val="single" w:sz="4" w:space="0" w:color="000000"/>
              <w:left w:val="single" w:sz="4" w:space="0" w:color="000000"/>
              <w:bottom w:val="single" w:sz="4" w:space="0" w:color="000000"/>
              <w:right w:val="single" w:sz="4" w:space="0" w:color="000000"/>
            </w:tcBorders>
            <w:vAlign w:val="bottom"/>
          </w:tcPr>
          <w:p w14:paraId="0C80C58B" w14:textId="77777777" w:rsidR="00DB0A45" w:rsidRDefault="00DB0A45" w:rsidP="00A93A89">
            <w:pPr>
              <w:spacing w:line="259" w:lineRule="auto"/>
              <w:ind w:left="109"/>
            </w:pPr>
            <w:r>
              <w:t xml:space="preserve">Require minimum Android </w:t>
            </w:r>
          </w:p>
          <w:p w14:paraId="4327191F" w14:textId="77777777" w:rsidR="00DB0A45" w:rsidRDefault="00DB0A45" w:rsidP="00A93A89">
            <w:pPr>
              <w:spacing w:line="259" w:lineRule="auto"/>
              <w:ind w:left="109" w:right="9"/>
            </w:pPr>
            <w:r>
              <w:t xml:space="preserve">operating system (Warning only) </w:t>
            </w:r>
          </w:p>
        </w:tc>
        <w:tc>
          <w:tcPr>
            <w:tcW w:w="5581" w:type="dxa"/>
            <w:gridSpan w:val="2"/>
            <w:tcBorders>
              <w:top w:val="single" w:sz="4" w:space="0" w:color="000000"/>
              <w:left w:val="single" w:sz="4" w:space="0" w:color="000000"/>
              <w:bottom w:val="single" w:sz="4" w:space="0" w:color="000000"/>
              <w:right w:val="single" w:sz="4" w:space="0" w:color="000000"/>
            </w:tcBorders>
          </w:tcPr>
          <w:p w14:paraId="4DFB99DF" w14:textId="77777777" w:rsidR="00DB0A45" w:rsidRDefault="00DB0A45" w:rsidP="00A93A89">
            <w:pPr>
              <w:spacing w:line="259" w:lineRule="auto"/>
              <w:ind w:left="106"/>
            </w:pPr>
            <w:r>
              <w:t xml:space="preserve">Select Yes to require a minimum Android operating system to use this app. The user will see a notification if the Android version on the device does not meet the requirement. This notification can be dismissed. </w:t>
            </w:r>
          </w:p>
        </w:tc>
      </w:tr>
      <w:tr w:rsidR="00DB0A45" w14:paraId="304AC3D3" w14:textId="77777777" w:rsidTr="006D683F">
        <w:tblPrEx>
          <w:tblCellMar>
            <w:top w:w="45" w:type="dxa"/>
            <w:left w:w="0" w:type="dxa"/>
            <w:bottom w:w="6" w:type="dxa"/>
            <w:right w:w="66" w:type="dxa"/>
          </w:tblCellMar>
        </w:tblPrEx>
        <w:trPr>
          <w:gridAfter w:val="1"/>
          <w:wAfter w:w="84" w:type="dxa"/>
          <w:trHeight w:val="1889"/>
        </w:trPr>
        <w:tc>
          <w:tcPr>
            <w:tcW w:w="2153" w:type="dxa"/>
            <w:tcBorders>
              <w:top w:val="nil"/>
              <w:left w:val="single" w:sz="4" w:space="0" w:color="000000"/>
              <w:bottom w:val="nil"/>
              <w:right w:val="single" w:sz="4" w:space="0" w:color="000000"/>
            </w:tcBorders>
            <w:shd w:val="clear" w:color="auto" w:fill="B4C6E7"/>
          </w:tcPr>
          <w:p w14:paraId="7946E0DE" w14:textId="77777777" w:rsidR="00DB0A45" w:rsidRDefault="00DB0A45" w:rsidP="00A93A89">
            <w:pPr>
              <w:spacing w:after="160" w:line="259" w:lineRule="auto"/>
            </w:pPr>
          </w:p>
        </w:tc>
        <w:tc>
          <w:tcPr>
            <w:tcW w:w="2613" w:type="dxa"/>
            <w:gridSpan w:val="2"/>
            <w:tcBorders>
              <w:top w:val="single" w:sz="4" w:space="0" w:color="000000"/>
              <w:left w:val="single" w:sz="4" w:space="0" w:color="000000"/>
              <w:bottom w:val="single" w:sz="4" w:space="0" w:color="000000"/>
              <w:right w:val="single" w:sz="4" w:space="0" w:color="000000"/>
            </w:tcBorders>
            <w:vAlign w:val="bottom"/>
          </w:tcPr>
          <w:p w14:paraId="2F2D8FB9" w14:textId="77777777" w:rsidR="00DB0A45" w:rsidRDefault="00792132" w:rsidP="00792132">
            <w:pPr>
              <w:spacing w:line="259" w:lineRule="auto"/>
            </w:pPr>
            <w:r>
              <w:t xml:space="preserve"> </w:t>
            </w:r>
            <w:r w:rsidR="00DB0A45">
              <w:t xml:space="preserve">Require minimum app version </w:t>
            </w:r>
          </w:p>
        </w:tc>
        <w:tc>
          <w:tcPr>
            <w:tcW w:w="5581" w:type="dxa"/>
            <w:gridSpan w:val="2"/>
            <w:tcBorders>
              <w:top w:val="single" w:sz="4" w:space="0" w:color="000000"/>
              <w:left w:val="single" w:sz="4" w:space="0" w:color="000000"/>
              <w:bottom w:val="single" w:sz="4" w:space="0" w:color="000000"/>
              <w:right w:val="single" w:sz="4" w:space="0" w:color="000000"/>
            </w:tcBorders>
          </w:tcPr>
          <w:p w14:paraId="01EF756B" w14:textId="77777777" w:rsidR="00DB0A45" w:rsidRDefault="00DB0A45" w:rsidP="00A93A89">
            <w:pPr>
              <w:spacing w:line="239" w:lineRule="auto"/>
              <w:ind w:left="106" w:right="31"/>
            </w:pPr>
            <w:r>
              <w:t xml:space="preserve">Select Yes to require a minimum app version to use the app. The user will be blocked from access if the app version on the device does not meet the requirement. </w:t>
            </w:r>
          </w:p>
          <w:p w14:paraId="5A7828BE" w14:textId="77777777" w:rsidR="00DB0A45" w:rsidRDefault="00DB0A45" w:rsidP="00A93A89">
            <w:pPr>
              <w:spacing w:line="259" w:lineRule="auto"/>
              <w:ind w:left="106"/>
            </w:pPr>
            <w:r>
              <w:t xml:space="preserve"> </w:t>
            </w:r>
          </w:p>
          <w:p w14:paraId="4EBFD492" w14:textId="77777777" w:rsidR="00DB0A45" w:rsidRDefault="00DB0A45" w:rsidP="00A93A89">
            <w:pPr>
              <w:spacing w:line="259" w:lineRule="auto"/>
              <w:ind w:left="106"/>
            </w:pPr>
            <w:r>
              <w:t xml:space="preserve">As apps often have distinct versioning schemes between them, create a policy with one minimum app version targeting one app (for example, Outlook version policy).  </w:t>
            </w:r>
          </w:p>
        </w:tc>
      </w:tr>
      <w:tr w:rsidR="00DB0A45" w14:paraId="3A3E31BE" w14:textId="77777777" w:rsidTr="006D683F">
        <w:tblPrEx>
          <w:tblCellMar>
            <w:top w:w="45" w:type="dxa"/>
            <w:left w:w="0" w:type="dxa"/>
            <w:bottom w:w="6" w:type="dxa"/>
            <w:right w:w="66" w:type="dxa"/>
          </w:tblCellMar>
        </w:tblPrEx>
        <w:trPr>
          <w:gridAfter w:val="1"/>
          <w:wAfter w:w="84" w:type="dxa"/>
          <w:trHeight w:val="1085"/>
        </w:trPr>
        <w:tc>
          <w:tcPr>
            <w:tcW w:w="2153" w:type="dxa"/>
            <w:tcBorders>
              <w:top w:val="nil"/>
              <w:left w:val="single" w:sz="4" w:space="0" w:color="000000"/>
              <w:bottom w:val="nil"/>
              <w:right w:val="single" w:sz="4" w:space="0" w:color="000000"/>
            </w:tcBorders>
            <w:shd w:val="clear" w:color="auto" w:fill="B4C6E7"/>
          </w:tcPr>
          <w:p w14:paraId="3F4746E0" w14:textId="77777777" w:rsidR="00DB0A45" w:rsidRDefault="00DB0A45" w:rsidP="00A93A89">
            <w:pPr>
              <w:spacing w:after="160" w:line="259" w:lineRule="auto"/>
            </w:pPr>
          </w:p>
        </w:tc>
        <w:tc>
          <w:tcPr>
            <w:tcW w:w="2613" w:type="dxa"/>
            <w:gridSpan w:val="2"/>
            <w:tcBorders>
              <w:top w:val="single" w:sz="4" w:space="0" w:color="000000"/>
              <w:left w:val="single" w:sz="4" w:space="0" w:color="000000"/>
              <w:bottom w:val="single" w:sz="4" w:space="0" w:color="000000"/>
              <w:right w:val="single" w:sz="4" w:space="0" w:color="000000"/>
            </w:tcBorders>
            <w:vAlign w:val="bottom"/>
          </w:tcPr>
          <w:p w14:paraId="2C76D552" w14:textId="77777777" w:rsidR="00DB0A45" w:rsidRDefault="00DB0A45" w:rsidP="00A93A89">
            <w:pPr>
              <w:spacing w:line="259" w:lineRule="auto"/>
              <w:ind w:left="109"/>
            </w:pPr>
            <w:r>
              <w:t xml:space="preserve">Require minimum app version (Warning only) </w:t>
            </w:r>
          </w:p>
        </w:tc>
        <w:tc>
          <w:tcPr>
            <w:tcW w:w="5581" w:type="dxa"/>
            <w:gridSpan w:val="2"/>
            <w:tcBorders>
              <w:top w:val="single" w:sz="4" w:space="0" w:color="000000"/>
              <w:left w:val="single" w:sz="4" w:space="0" w:color="000000"/>
              <w:bottom w:val="single" w:sz="4" w:space="0" w:color="000000"/>
              <w:right w:val="single" w:sz="4" w:space="0" w:color="000000"/>
            </w:tcBorders>
          </w:tcPr>
          <w:p w14:paraId="65E26B60" w14:textId="77777777" w:rsidR="00DB0A45" w:rsidRDefault="00DB0A45" w:rsidP="00A93A89">
            <w:pPr>
              <w:spacing w:line="259" w:lineRule="auto"/>
              <w:ind w:left="106" w:right="12"/>
            </w:pPr>
            <w:r>
              <w:t xml:space="preserve">Select Yes to recommend a minimum app version to use this app. The user will see a notification if the app version on the device does not meet the requirement. This notification can be dismissed. </w:t>
            </w:r>
          </w:p>
        </w:tc>
      </w:tr>
      <w:tr w:rsidR="00DB0A45" w14:paraId="4149C675" w14:textId="77777777" w:rsidTr="006D683F">
        <w:tblPrEx>
          <w:tblCellMar>
            <w:top w:w="45" w:type="dxa"/>
            <w:left w:w="0" w:type="dxa"/>
            <w:bottom w:w="6" w:type="dxa"/>
            <w:right w:w="66" w:type="dxa"/>
          </w:tblCellMar>
        </w:tblPrEx>
        <w:trPr>
          <w:gridAfter w:val="1"/>
          <w:wAfter w:w="84" w:type="dxa"/>
          <w:trHeight w:val="1085"/>
        </w:trPr>
        <w:tc>
          <w:tcPr>
            <w:tcW w:w="2153" w:type="dxa"/>
            <w:tcBorders>
              <w:top w:val="nil"/>
              <w:left w:val="single" w:sz="4" w:space="0" w:color="000000"/>
              <w:bottom w:val="nil"/>
              <w:right w:val="single" w:sz="4" w:space="0" w:color="000000"/>
            </w:tcBorders>
            <w:shd w:val="clear" w:color="auto" w:fill="B4C6E7"/>
          </w:tcPr>
          <w:p w14:paraId="7F072721" w14:textId="77777777" w:rsidR="00DB0A45" w:rsidRDefault="00DB0A45" w:rsidP="00A93A89">
            <w:pPr>
              <w:spacing w:after="160" w:line="259" w:lineRule="auto"/>
            </w:pPr>
          </w:p>
        </w:tc>
        <w:tc>
          <w:tcPr>
            <w:tcW w:w="2613" w:type="dxa"/>
            <w:gridSpan w:val="2"/>
            <w:tcBorders>
              <w:top w:val="single" w:sz="4" w:space="0" w:color="000000"/>
              <w:left w:val="single" w:sz="4" w:space="0" w:color="000000"/>
              <w:bottom w:val="single" w:sz="4" w:space="0" w:color="000000"/>
              <w:right w:val="single" w:sz="4" w:space="0" w:color="000000"/>
            </w:tcBorders>
            <w:vAlign w:val="bottom"/>
          </w:tcPr>
          <w:p w14:paraId="50750669" w14:textId="77777777" w:rsidR="00DB0A45" w:rsidRDefault="00DB0A45" w:rsidP="00A93A89">
            <w:pPr>
              <w:spacing w:line="259" w:lineRule="auto"/>
              <w:ind w:left="109"/>
            </w:pPr>
            <w:r>
              <w:t xml:space="preserve">Require Minimum Android Patch Version </w:t>
            </w:r>
          </w:p>
        </w:tc>
        <w:tc>
          <w:tcPr>
            <w:tcW w:w="5581" w:type="dxa"/>
            <w:gridSpan w:val="2"/>
            <w:tcBorders>
              <w:top w:val="single" w:sz="4" w:space="0" w:color="000000"/>
              <w:left w:val="single" w:sz="4" w:space="0" w:color="000000"/>
              <w:bottom w:val="single" w:sz="4" w:space="0" w:color="000000"/>
              <w:right w:val="single" w:sz="4" w:space="0" w:color="000000"/>
            </w:tcBorders>
          </w:tcPr>
          <w:p w14:paraId="3483D9DD" w14:textId="77777777" w:rsidR="00DB0A45" w:rsidRDefault="00DB0A45" w:rsidP="00A93A89">
            <w:pPr>
              <w:spacing w:line="259" w:lineRule="auto"/>
              <w:ind w:left="106"/>
            </w:pPr>
            <w:r>
              <w:t xml:space="preserve">Select Yes to require a minimum Android security patch released by Google. The user will be blocked from access if the Android security patch on the device does not meet the requirement. </w:t>
            </w:r>
          </w:p>
        </w:tc>
      </w:tr>
      <w:tr w:rsidR="00DB0A45" w14:paraId="4A1B42A0" w14:textId="77777777" w:rsidTr="006D683F">
        <w:tblPrEx>
          <w:tblCellMar>
            <w:top w:w="45" w:type="dxa"/>
            <w:left w:w="0" w:type="dxa"/>
            <w:bottom w:w="6" w:type="dxa"/>
            <w:right w:w="66" w:type="dxa"/>
          </w:tblCellMar>
        </w:tblPrEx>
        <w:trPr>
          <w:gridAfter w:val="1"/>
          <w:wAfter w:w="84" w:type="dxa"/>
          <w:trHeight w:val="1084"/>
        </w:trPr>
        <w:tc>
          <w:tcPr>
            <w:tcW w:w="2153" w:type="dxa"/>
            <w:tcBorders>
              <w:top w:val="nil"/>
              <w:left w:val="single" w:sz="4" w:space="0" w:color="000000"/>
              <w:bottom w:val="single" w:sz="4" w:space="0" w:color="000000"/>
              <w:right w:val="single" w:sz="4" w:space="0" w:color="000000"/>
            </w:tcBorders>
            <w:shd w:val="clear" w:color="auto" w:fill="B4C6E7"/>
          </w:tcPr>
          <w:p w14:paraId="464F41CF" w14:textId="77777777" w:rsidR="00DB0A45" w:rsidRDefault="00DB0A45" w:rsidP="00A93A89">
            <w:pPr>
              <w:spacing w:after="160" w:line="259" w:lineRule="auto"/>
            </w:pPr>
          </w:p>
        </w:tc>
        <w:tc>
          <w:tcPr>
            <w:tcW w:w="2613" w:type="dxa"/>
            <w:gridSpan w:val="2"/>
            <w:tcBorders>
              <w:top w:val="single" w:sz="4" w:space="0" w:color="000000"/>
              <w:left w:val="single" w:sz="4" w:space="0" w:color="000000"/>
              <w:bottom w:val="single" w:sz="4" w:space="0" w:color="000000"/>
              <w:right w:val="single" w:sz="4" w:space="0" w:color="000000"/>
            </w:tcBorders>
            <w:vAlign w:val="bottom"/>
          </w:tcPr>
          <w:p w14:paraId="699C6ABA" w14:textId="77777777" w:rsidR="00DB0A45" w:rsidRDefault="00DB0A45" w:rsidP="00A93A89">
            <w:pPr>
              <w:spacing w:line="259" w:lineRule="auto"/>
              <w:ind w:left="109"/>
            </w:pPr>
            <w:r>
              <w:t xml:space="preserve">Require Minimum Android </w:t>
            </w:r>
          </w:p>
          <w:p w14:paraId="30B75B2E" w14:textId="77777777" w:rsidR="00DB0A45" w:rsidRDefault="00DB0A45" w:rsidP="00A93A89">
            <w:pPr>
              <w:spacing w:line="259" w:lineRule="auto"/>
              <w:ind w:left="109"/>
            </w:pPr>
            <w:r>
              <w:t xml:space="preserve">Patch Version (Warning </w:t>
            </w:r>
          </w:p>
          <w:p w14:paraId="0531C5FC" w14:textId="77777777" w:rsidR="00DB0A45" w:rsidRDefault="00DB0A45" w:rsidP="00A93A89">
            <w:pPr>
              <w:spacing w:line="259" w:lineRule="auto"/>
              <w:ind w:left="109"/>
            </w:pPr>
            <w:r>
              <w:t xml:space="preserve">Only) </w:t>
            </w:r>
          </w:p>
        </w:tc>
        <w:tc>
          <w:tcPr>
            <w:tcW w:w="5581" w:type="dxa"/>
            <w:gridSpan w:val="2"/>
            <w:tcBorders>
              <w:top w:val="single" w:sz="4" w:space="0" w:color="000000"/>
              <w:left w:val="single" w:sz="4" w:space="0" w:color="000000"/>
              <w:bottom w:val="single" w:sz="4" w:space="0" w:color="000000"/>
              <w:right w:val="single" w:sz="4" w:space="0" w:color="000000"/>
            </w:tcBorders>
          </w:tcPr>
          <w:p w14:paraId="618518F4" w14:textId="77777777" w:rsidR="00DB0A45" w:rsidRDefault="00DB0A45" w:rsidP="00A93A89">
            <w:pPr>
              <w:spacing w:line="259" w:lineRule="auto"/>
              <w:ind w:left="106"/>
            </w:pPr>
            <w:r>
              <w:t xml:space="preserve">Select Yes to require a minimum Android security patch released by Google. The user will see a notification if the Android security patch on the device does not meet the requirement. This notification can be dismissed. </w:t>
            </w:r>
          </w:p>
        </w:tc>
      </w:tr>
    </w:tbl>
    <w:p w14:paraId="12D7C2E1" w14:textId="77777777" w:rsidR="00913CE9" w:rsidRPr="00915484" w:rsidRDefault="00913CE9" w:rsidP="00913CE9">
      <w:pPr>
        <w:pStyle w:val="IntenseQuote"/>
        <w:rPr>
          <w:b/>
          <w:sz w:val="40"/>
        </w:rPr>
      </w:pPr>
      <w:r>
        <w:rPr>
          <w:b/>
          <w:sz w:val="40"/>
        </w:rPr>
        <w:t xml:space="preserve">User Acceptance Test </w:t>
      </w:r>
    </w:p>
    <w:tbl>
      <w:tblPr>
        <w:tblStyle w:val="GridTable4-Accent1"/>
        <w:tblW w:w="0" w:type="auto"/>
        <w:tblLook w:val="04A0" w:firstRow="1" w:lastRow="0" w:firstColumn="1" w:lastColumn="0" w:noHBand="0" w:noVBand="1"/>
      </w:tblPr>
      <w:tblGrid>
        <w:gridCol w:w="1795"/>
        <w:gridCol w:w="5229"/>
        <w:gridCol w:w="2326"/>
      </w:tblGrid>
      <w:tr w:rsidR="00913CE9" w14:paraId="63C8339C" w14:textId="77777777" w:rsidTr="00913C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A5BE18A" w14:textId="77777777" w:rsidR="00913CE9" w:rsidRDefault="00913CE9" w:rsidP="00913CE9">
            <w:pPr>
              <w:jc w:val="center"/>
            </w:pPr>
            <w:r>
              <w:t xml:space="preserve">UAT Parameter </w:t>
            </w:r>
          </w:p>
        </w:tc>
        <w:tc>
          <w:tcPr>
            <w:tcW w:w="5229" w:type="dxa"/>
          </w:tcPr>
          <w:p w14:paraId="31E866FE" w14:textId="77777777" w:rsidR="00913CE9" w:rsidRDefault="00913CE9" w:rsidP="00913CE9">
            <w:pPr>
              <w:jc w:val="center"/>
              <w:cnfStyle w:val="100000000000" w:firstRow="1" w:lastRow="0" w:firstColumn="0" w:lastColumn="0" w:oddVBand="0" w:evenVBand="0" w:oddHBand="0" w:evenHBand="0" w:firstRowFirstColumn="0" w:firstRowLastColumn="0" w:lastRowFirstColumn="0" w:lastRowLastColumn="0"/>
            </w:pPr>
            <w:r>
              <w:t xml:space="preserve">Validation Process </w:t>
            </w:r>
          </w:p>
        </w:tc>
        <w:tc>
          <w:tcPr>
            <w:tcW w:w="2326" w:type="dxa"/>
          </w:tcPr>
          <w:p w14:paraId="3BC3DB7E" w14:textId="77777777" w:rsidR="00913CE9" w:rsidRDefault="00913CE9" w:rsidP="00913CE9">
            <w:pPr>
              <w:jc w:val="center"/>
              <w:cnfStyle w:val="100000000000" w:firstRow="1" w:lastRow="0" w:firstColumn="0" w:lastColumn="0" w:oddVBand="0" w:evenVBand="0" w:oddHBand="0" w:evenHBand="0" w:firstRowFirstColumn="0" w:firstRowLastColumn="0" w:lastRowFirstColumn="0" w:lastRowLastColumn="0"/>
            </w:pPr>
            <w:r>
              <w:t>Pass/Fail</w:t>
            </w:r>
          </w:p>
        </w:tc>
      </w:tr>
      <w:tr w:rsidR="00913CE9" w:rsidRPr="00300F0F" w14:paraId="48185FE4" w14:textId="77777777" w:rsidTr="00913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270C26A" w14:textId="77777777" w:rsidR="00913CE9" w:rsidRPr="00D80E65" w:rsidRDefault="00913CE9" w:rsidP="00913CE9">
            <w:pPr>
              <w:rPr>
                <w:b w:val="0"/>
              </w:rPr>
            </w:pPr>
            <w:r>
              <w:rPr>
                <w:b w:val="0"/>
              </w:rPr>
              <w:lastRenderedPageBreak/>
              <w:t xml:space="preserve">MFA Authentication  </w:t>
            </w:r>
          </w:p>
        </w:tc>
        <w:tc>
          <w:tcPr>
            <w:tcW w:w="5229" w:type="dxa"/>
          </w:tcPr>
          <w:p w14:paraId="0ADF0EB7" w14:textId="77777777" w:rsidR="00913CE9" w:rsidRDefault="00913CE9" w:rsidP="00913CE9">
            <w:pPr>
              <w:cnfStyle w:val="000000100000" w:firstRow="0" w:lastRow="0" w:firstColumn="0" w:lastColumn="0" w:oddVBand="0" w:evenVBand="0" w:oddHBand="1" w:evenHBand="0" w:firstRowFirstColumn="0" w:firstRowLastColumn="0" w:lastRowFirstColumn="0" w:lastRowLastColumn="0"/>
            </w:pPr>
            <w:hyperlink r:id="rId46" w:history="1">
              <w:r>
                <w:rPr>
                  <w:rStyle w:val="Hyperlink"/>
                </w:rPr>
                <w:t>1.</w:t>
              </w:r>
            </w:hyperlink>
            <w:r>
              <w:t xml:space="preserve"> Cloud User open portal.Office.com </w:t>
            </w:r>
            <w:r w:rsidR="002E1CDA">
              <w:t>and type their UPN</w:t>
            </w:r>
          </w:p>
          <w:p w14:paraId="2A442A6B" w14:textId="77777777" w:rsidR="002E1CDA" w:rsidRDefault="002E1CDA" w:rsidP="00913CE9">
            <w:pPr>
              <w:cnfStyle w:val="000000100000" w:firstRow="0" w:lastRow="0" w:firstColumn="0" w:lastColumn="0" w:oddVBand="0" w:evenVBand="0" w:oddHBand="1" w:evenHBand="0" w:firstRowFirstColumn="0" w:firstRowLastColumn="0" w:lastRowFirstColumn="0" w:lastRowLastColumn="0"/>
            </w:pPr>
            <w:r>
              <w:t>2. An SMS should come to user register mobile with code</w:t>
            </w:r>
          </w:p>
          <w:p w14:paraId="141C1D98" w14:textId="77777777" w:rsidR="002E1CDA" w:rsidRDefault="002E1CDA" w:rsidP="00913CE9">
            <w:pPr>
              <w:cnfStyle w:val="000000100000" w:firstRow="0" w:lastRow="0" w:firstColumn="0" w:lastColumn="0" w:oddVBand="0" w:evenVBand="0" w:oddHBand="1" w:evenHBand="0" w:firstRowFirstColumn="0" w:firstRowLastColumn="0" w:lastRowFirstColumn="0" w:lastRowLastColumn="0"/>
            </w:pPr>
            <w:r>
              <w:t>3. User Enter the code and hit enter</w:t>
            </w:r>
          </w:p>
          <w:p w14:paraId="15A81814" w14:textId="77777777" w:rsidR="002E1CDA" w:rsidRDefault="002E1CDA" w:rsidP="002E1CDA">
            <w:pPr>
              <w:cnfStyle w:val="000000100000" w:firstRow="0" w:lastRow="0" w:firstColumn="0" w:lastColumn="0" w:oddVBand="0" w:evenVBand="0" w:oddHBand="1" w:evenHBand="0" w:firstRowFirstColumn="0" w:firstRowLastColumn="0" w:lastRowFirstColumn="0" w:lastRowLastColumn="0"/>
            </w:pPr>
            <w:r>
              <w:t xml:space="preserve">4. User Should able to login on portal  passcode is correct </w:t>
            </w:r>
          </w:p>
        </w:tc>
        <w:tc>
          <w:tcPr>
            <w:tcW w:w="2326" w:type="dxa"/>
          </w:tcPr>
          <w:p w14:paraId="6CB07228" w14:textId="77777777" w:rsidR="00913CE9" w:rsidRPr="00300F0F" w:rsidRDefault="00913CE9" w:rsidP="00913CE9">
            <w:pPr>
              <w:cnfStyle w:val="000000100000" w:firstRow="0" w:lastRow="0" w:firstColumn="0" w:lastColumn="0" w:oddVBand="0" w:evenVBand="0" w:oddHBand="1" w:evenHBand="0" w:firstRowFirstColumn="0" w:firstRowLastColumn="0" w:lastRowFirstColumn="0" w:lastRowLastColumn="0"/>
              <w:rPr>
                <w:sz w:val="20"/>
              </w:rPr>
            </w:pPr>
          </w:p>
        </w:tc>
      </w:tr>
      <w:tr w:rsidR="00913CE9" w:rsidRPr="00300F0F" w14:paraId="40161D2D" w14:textId="77777777" w:rsidTr="00913CE9">
        <w:tc>
          <w:tcPr>
            <w:cnfStyle w:val="001000000000" w:firstRow="0" w:lastRow="0" w:firstColumn="1" w:lastColumn="0" w:oddVBand="0" w:evenVBand="0" w:oddHBand="0" w:evenHBand="0" w:firstRowFirstColumn="0" w:firstRowLastColumn="0" w:lastRowFirstColumn="0" w:lastRowLastColumn="0"/>
            <w:tcW w:w="1795" w:type="dxa"/>
          </w:tcPr>
          <w:p w14:paraId="6A23954D" w14:textId="77777777" w:rsidR="00913CE9" w:rsidRPr="009E65ED" w:rsidRDefault="002E1CDA" w:rsidP="00913CE9">
            <w:pPr>
              <w:rPr>
                <w:b w:val="0"/>
              </w:rPr>
            </w:pPr>
            <w:r>
              <w:rPr>
                <w:b w:val="0"/>
              </w:rPr>
              <w:t>Pass Through Authentication</w:t>
            </w:r>
            <w:r w:rsidR="00913CE9" w:rsidRPr="009E65ED">
              <w:rPr>
                <w:b w:val="0"/>
              </w:rPr>
              <w:t xml:space="preserve"> </w:t>
            </w:r>
          </w:p>
        </w:tc>
        <w:tc>
          <w:tcPr>
            <w:tcW w:w="5229" w:type="dxa"/>
          </w:tcPr>
          <w:p w14:paraId="7223A541" w14:textId="77777777" w:rsidR="002E1CDA" w:rsidRDefault="002E1CDA" w:rsidP="002E1CDA">
            <w:pPr>
              <w:cnfStyle w:val="000000000000" w:firstRow="0" w:lastRow="0" w:firstColumn="0" w:lastColumn="0" w:oddVBand="0" w:evenVBand="0" w:oddHBand="0" w:evenHBand="0" w:firstRowFirstColumn="0" w:firstRowLastColumn="0" w:lastRowFirstColumn="0" w:lastRowLastColumn="0"/>
            </w:pPr>
            <w:hyperlink r:id="rId47" w:history="1">
              <w:r>
                <w:rPr>
                  <w:rStyle w:val="Hyperlink"/>
                </w:rPr>
                <w:t>1.</w:t>
              </w:r>
            </w:hyperlink>
            <w:r>
              <w:t xml:space="preserve"> Cloud User open portal.Office.com and type their UPN</w:t>
            </w:r>
          </w:p>
          <w:p w14:paraId="5C87993C" w14:textId="77777777" w:rsidR="002E1CDA" w:rsidRDefault="002E1CDA" w:rsidP="002E1CDA">
            <w:pPr>
              <w:cnfStyle w:val="000000000000" w:firstRow="0" w:lastRow="0" w:firstColumn="0" w:lastColumn="0" w:oddVBand="0" w:evenVBand="0" w:oddHBand="0" w:evenHBand="0" w:firstRowFirstColumn="0" w:firstRowLastColumn="0" w:lastRowFirstColumn="0" w:lastRowLastColumn="0"/>
            </w:pPr>
            <w:r>
              <w:t>2. It should not ask the password of user if user login on GIC domain PC.</w:t>
            </w:r>
          </w:p>
          <w:p w14:paraId="590E7EEB" w14:textId="77777777" w:rsidR="002E1CDA" w:rsidRDefault="002E1CDA" w:rsidP="002E1CDA">
            <w:pPr>
              <w:cnfStyle w:val="000000000000" w:firstRow="0" w:lastRow="0" w:firstColumn="0" w:lastColumn="0" w:oddVBand="0" w:evenVBand="0" w:oddHBand="0" w:evenHBand="0" w:firstRowFirstColumn="0" w:firstRowLastColumn="0" w:lastRowFirstColumn="0" w:lastRowLastColumn="0"/>
            </w:pPr>
            <w:r>
              <w:t>3. User Should able to login on portal  with entering the password.</w:t>
            </w:r>
          </w:p>
        </w:tc>
        <w:tc>
          <w:tcPr>
            <w:tcW w:w="2326" w:type="dxa"/>
          </w:tcPr>
          <w:p w14:paraId="1C27DB55" w14:textId="77777777" w:rsidR="00913CE9" w:rsidRPr="00300F0F" w:rsidRDefault="00913CE9" w:rsidP="00913CE9">
            <w:pPr>
              <w:cnfStyle w:val="000000000000" w:firstRow="0" w:lastRow="0" w:firstColumn="0" w:lastColumn="0" w:oddVBand="0" w:evenVBand="0" w:oddHBand="0" w:evenHBand="0" w:firstRowFirstColumn="0" w:firstRowLastColumn="0" w:lastRowFirstColumn="0" w:lastRowLastColumn="0"/>
              <w:rPr>
                <w:sz w:val="20"/>
              </w:rPr>
            </w:pPr>
          </w:p>
        </w:tc>
      </w:tr>
      <w:tr w:rsidR="002E1CDA" w:rsidRPr="00300F0F" w14:paraId="586A0C44" w14:textId="77777777" w:rsidTr="00913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B6A2443" w14:textId="77777777" w:rsidR="002E1CDA" w:rsidRPr="009E65ED" w:rsidRDefault="002E1CDA" w:rsidP="002E1CDA">
            <w:pPr>
              <w:rPr>
                <w:b w:val="0"/>
              </w:rPr>
            </w:pPr>
            <w:r>
              <w:rPr>
                <w:b w:val="0"/>
              </w:rPr>
              <w:t>BYOD Posture Check</w:t>
            </w:r>
          </w:p>
        </w:tc>
        <w:tc>
          <w:tcPr>
            <w:tcW w:w="5229" w:type="dxa"/>
          </w:tcPr>
          <w:p w14:paraId="21FDDACF" w14:textId="77777777" w:rsidR="002E1CDA" w:rsidRDefault="002E1CDA" w:rsidP="002E1CDA">
            <w:pPr>
              <w:cnfStyle w:val="000000100000" w:firstRow="0" w:lastRow="0" w:firstColumn="0" w:lastColumn="0" w:oddVBand="0" w:evenVBand="0" w:oddHBand="1" w:evenHBand="0" w:firstRowFirstColumn="0" w:firstRowLastColumn="0" w:lastRowFirstColumn="0" w:lastRowLastColumn="0"/>
            </w:pPr>
            <w:hyperlink r:id="rId48" w:history="1">
              <w:r>
                <w:rPr>
                  <w:rStyle w:val="Hyperlink"/>
                </w:rPr>
                <w:t>1.</w:t>
              </w:r>
            </w:hyperlink>
            <w:r>
              <w:t xml:space="preserve"> Guest  User connect with  Wi-Fi </w:t>
            </w:r>
          </w:p>
          <w:p w14:paraId="22C00115" w14:textId="77777777" w:rsidR="002E1CDA" w:rsidRDefault="002E1CDA" w:rsidP="002E1CDA">
            <w:pPr>
              <w:cnfStyle w:val="000000100000" w:firstRow="0" w:lastRow="0" w:firstColumn="0" w:lastColumn="0" w:oddVBand="0" w:evenVBand="0" w:oddHBand="1" w:evenHBand="0" w:firstRowFirstColumn="0" w:firstRowLastColumn="0" w:lastRowFirstColumn="0" w:lastRowLastColumn="0"/>
            </w:pPr>
            <w:r>
              <w:t xml:space="preserve">2. Down the ISE agent </w:t>
            </w:r>
          </w:p>
          <w:p w14:paraId="3AF639DA" w14:textId="77777777" w:rsidR="002E1CDA" w:rsidRDefault="002E1CDA" w:rsidP="002E1CDA">
            <w:pPr>
              <w:cnfStyle w:val="000000100000" w:firstRow="0" w:lastRow="0" w:firstColumn="0" w:lastColumn="0" w:oddVBand="0" w:evenVBand="0" w:oddHBand="1" w:evenHBand="0" w:firstRowFirstColumn="0" w:firstRowLastColumn="0" w:lastRowFirstColumn="0" w:lastRowLastColumn="0"/>
            </w:pPr>
            <w:r>
              <w:t xml:space="preserve">3. ISE check the Posture </w:t>
            </w:r>
          </w:p>
          <w:p w14:paraId="13163504" w14:textId="77777777" w:rsidR="002E1CDA" w:rsidRDefault="002E1CDA" w:rsidP="002E1CDA">
            <w:pPr>
              <w:cnfStyle w:val="000000100000" w:firstRow="0" w:lastRow="0" w:firstColumn="0" w:lastColumn="0" w:oddVBand="0" w:evenVBand="0" w:oddHBand="1" w:evenHBand="0" w:firstRowFirstColumn="0" w:firstRowLastColumn="0" w:lastRowFirstColumn="0" w:lastRowLastColumn="0"/>
            </w:pPr>
            <w:r>
              <w:t xml:space="preserve">4. If posture check fail , it get quarantine IP and If pass it get Network IP </w:t>
            </w:r>
          </w:p>
        </w:tc>
        <w:tc>
          <w:tcPr>
            <w:tcW w:w="2326" w:type="dxa"/>
          </w:tcPr>
          <w:p w14:paraId="55FCA59B" w14:textId="77777777" w:rsidR="002E1CDA" w:rsidRPr="00300F0F" w:rsidRDefault="002E1CDA" w:rsidP="002E1CDA">
            <w:pPr>
              <w:cnfStyle w:val="000000100000" w:firstRow="0" w:lastRow="0" w:firstColumn="0" w:lastColumn="0" w:oddVBand="0" w:evenVBand="0" w:oddHBand="1" w:evenHBand="0" w:firstRowFirstColumn="0" w:firstRowLastColumn="0" w:lastRowFirstColumn="0" w:lastRowLastColumn="0"/>
              <w:rPr>
                <w:sz w:val="20"/>
              </w:rPr>
            </w:pPr>
          </w:p>
        </w:tc>
      </w:tr>
      <w:tr w:rsidR="002E1CDA" w:rsidRPr="00300F0F" w14:paraId="13CDB7A2" w14:textId="77777777" w:rsidTr="00913CE9">
        <w:tc>
          <w:tcPr>
            <w:cnfStyle w:val="001000000000" w:firstRow="0" w:lastRow="0" w:firstColumn="1" w:lastColumn="0" w:oddVBand="0" w:evenVBand="0" w:oddHBand="0" w:evenHBand="0" w:firstRowFirstColumn="0" w:firstRowLastColumn="0" w:lastRowFirstColumn="0" w:lastRowLastColumn="0"/>
            <w:tcW w:w="1795" w:type="dxa"/>
          </w:tcPr>
          <w:p w14:paraId="77656830" w14:textId="77777777" w:rsidR="002E1CDA" w:rsidRPr="00792132" w:rsidRDefault="00E27023" w:rsidP="002E1CDA">
            <w:pPr>
              <w:rPr>
                <w:b w:val="0"/>
              </w:rPr>
            </w:pPr>
            <w:r w:rsidRPr="00792132">
              <w:rPr>
                <w:b w:val="0"/>
              </w:rPr>
              <w:t>Image Based Posture Check</w:t>
            </w:r>
            <w:r w:rsidR="002E1CDA" w:rsidRPr="00792132">
              <w:rPr>
                <w:b w:val="0"/>
              </w:rPr>
              <w:t xml:space="preserve"> </w:t>
            </w:r>
          </w:p>
        </w:tc>
        <w:tc>
          <w:tcPr>
            <w:tcW w:w="5229" w:type="dxa"/>
          </w:tcPr>
          <w:p w14:paraId="085AF154" w14:textId="77777777" w:rsidR="00E27023" w:rsidRDefault="00E27023" w:rsidP="00E27023">
            <w:pPr>
              <w:cnfStyle w:val="000000000000" w:firstRow="0" w:lastRow="0" w:firstColumn="0" w:lastColumn="0" w:oddVBand="0" w:evenVBand="0" w:oddHBand="0" w:evenHBand="0" w:firstRowFirstColumn="0" w:firstRowLastColumn="0" w:lastRowFirstColumn="0" w:lastRowLastColumn="0"/>
            </w:pPr>
            <w:hyperlink r:id="rId49" w:history="1">
              <w:r>
                <w:rPr>
                  <w:rStyle w:val="Hyperlink"/>
                </w:rPr>
                <w:t>1.</w:t>
              </w:r>
            </w:hyperlink>
            <w:r>
              <w:t xml:space="preserve"> Domain  User Boot its Machine </w:t>
            </w:r>
          </w:p>
          <w:p w14:paraId="23E8C89B" w14:textId="77777777" w:rsidR="00E27023" w:rsidRDefault="00E27023" w:rsidP="00E27023">
            <w:pPr>
              <w:cnfStyle w:val="000000000000" w:firstRow="0" w:lastRow="0" w:firstColumn="0" w:lastColumn="0" w:oddVBand="0" w:evenVBand="0" w:oddHBand="0" w:evenHBand="0" w:firstRowFirstColumn="0" w:firstRowLastColumn="0" w:lastRowFirstColumn="0" w:lastRowLastColumn="0"/>
            </w:pPr>
            <w:r>
              <w:t xml:space="preserve">2. Booting process check Image based Posture  </w:t>
            </w:r>
          </w:p>
          <w:p w14:paraId="3464B8C7" w14:textId="77777777" w:rsidR="002E1CDA" w:rsidRDefault="00E27023" w:rsidP="00E27023">
            <w:pPr>
              <w:cnfStyle w:val="000000000000" w:firstRow="0" w:lastRow="0" w:firstColumn="0" w:lastColumn="0" w:oddVBand="0" w:evenVBand="0" w:oddHBand="0" w:evenHBand="0" w:firstRowFirstColumn="0" w:firstRowLastColumn="0" w:lastRowFirstColumn="0" w:lastRowLastColumn="0"/>
            </w:pPr>
            <w:r>
              <w:t>3. If posture check fail , it get quarantine IP and If pass it get Network IP</w:t>
            </w:r>
          </w:p>
        </w:tc>
        <w:tc>
          <w:tcPr>
            <w:tcW w:w="2326" w:type="dxa"/>
          </w:tcPr>
          <w:p w14:paraId="1711754D" w14:textId="77777777" w:rsidR="002E1CDA" w:rsidRPr="00300F0F" w:rsidRDefault="002E1CDA" w:rsidP="002E1CDA">
            <w:pPr>
              <w:cnfStyle w:val="000000000000" w:firstRow="0" w:lastRow="0" w:firstColumn="0" w:lastColumn="0" w:oddVBand="0" w:evenVBand="0" w:oddHBand="0" w:evenHBand="0" w:firstRowFirstColumn="0" w:firstRowLastColumn="0" w:lastRowFirstColumn="0" w:lastRowLastColumn="0"/>
              <w:rPr>
                <w:sz w:val="20"/>
              </w:rPr>
            </w:pPr>
          </w:p>
        </w:tc>
      </w:tr>
      <w:tr w:rsidR="002E1CDA" w:rsidRPr="00300F0F" w14:paraId="094D2D51" w14:textId="77777777" w:rsidTr="00913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60A7F38" w14:textId="77777777" w:rsidR="002E1CDA" w:rsidRPr="00792132" w:rsidRDefault="00E27023" w:rsidP="002E1CDA">
            <w:pPr>
              <w:rPr>
                <w:b w:val="0"/>
              </w:rPr>
            </w:pPr>
            <w:r w:rsidRPr="00792132">
              <w:rPr>
                <w:b w:val="0"/>
              </w:rPr>
              <w:t xml:space="preserve">Cisco ISE Posture </w:t>
            </w:r>
            <w:r w:rsidR="002E1CDA" w:rsidRPr="00792132">
              <w:rPr>
                <w:b w:val="0"/>
              </w:rPr>
              <w:t xml:space="preserve"> </w:t>
            </w:r>
          </w:p>
        </w:tc>
        <w:tc>
          <w:tcPr>
            <w:tcW w:w="5229" w:type="dxa"/>
          </w:tcPr>
          <w:p w14:paraId="6BBF581D" w14:textId="77777777" w:rsidR="00E27023" w:rsidRDefault="00E27023" w:rsidP="00E27023">
            <w:pPr>
              <w:cnfStyle w:val="000000100000" w:firstRow="0" w:lastRow="0" w:firstColumn="0" w:lastColumn="0" w:oddVBand="0" w:evenVBand="0" w:oddHBand="1" w:evenHBand="0" w:firstRowFirstColumn="0" w:firstRowLastColumn="0" w:lastRowFirstColumn="0" w:lastRowLastColumn="0"/>
            </w:pPr>
            <w:hyperlink r:id="rId50" w:history="1">
              <w:r>
                <w:rPr>
                  <w:rStyle w:val="Hyperlink"/>
                </w:rPr>
                <w:t>1.</w:t>
              </w:r>
            </w:hyperlink>
            <w:r>
              <w:t xml:space="preserve"> Authentication User connect with  Wi-Fi </w:t>
            </w:r>
          </w:p>
          <w:p w14:paraId="26A44965" w14:textId="77777777" w:rsidR="00E27023" w:rsidRDefault="00E27023" w:rsidP="00E27023">
            <w:pPr>
              <w:cnfStyle w:val="000000100000" w:firstRow="0" w:lastRow="0" w:firstColumn="0" w:lastColumn="0" w:oddVBand="0" w:evenVBand="0" w:oddHBand="1" w:evenHBand="0" w:firstRowFirstColumn="0" w:firstRowLastColumn="0" w:lastRowFirstColumn="0" w:lastRowLastColumn="0"/>
            </w:pPr>
            <w:r>
              <w:t xml:space="preserve">2.  ISE check the Posture </w:t>
            </w:r>
          </w:p>
          <w:p w14:paraId="07A08116" w14:textId="77777777" w:rsidR="002E1CDA" w:rsidRDefault="00E27023" w:rsidP="00E27023">
            <w:pPr>
              <w:cnfStyle w:val="000000100000" w:firstRow="0" w:lastRow="0" w:firstColumn="0" w:lastColumn="0" w:oddVBand="0" w:evenVBand="0" w:oddHBand="1" w:evenHBand="0" w:firstRowFirstColumn="0" w:firstRowLastColumn="0" w:lastRowFirstColumn="0" w:lastRowLastColumn="0"/>
            </w:pPr>
            <w:r>
              <w:t>4. If posture check fail , it get quarantine IP and If pass it get Network IP</w:t>
            </w:r>
          </w:p>
        </w:tc>
        <w:tc>
          <w:tcPr>
            <w:tcW w:w="2326" w:type="dxa"/>
          </w:tcPr>
          <w:p w14:paraId="3384D0DB" w14:textId="77777777" w:rsidR="002E1CDA" w:rsidRPr="00300F0F" w:rsidRDefault="002E1CDA" w:rsidP="002E1CDA">
            <w:pPr>
              <w:cnfStyle w:val="000000100000" w:firstRow="0" w:lastRow="0" w:firstColumn="0" w:lastColumn="0" w:oddVBand="0" w:evenVBand="0" w:oddHBand="1" w:evenHBand="0" w:firstRowFirstColumn="0" w:firstRowLastColumn="0" w:lastRowFirstColumn="0" w:lastRowLastColumn="0"/>
              <w:rPr>
                <w:sz w:val="20"/>
              </w:rPr>
            </w:pPr>
          </w:p>
        </w:tc>
      </w:tr>
    </w:tbl>
    <w:p w14:paraId="70D0220A" w14:textId="77777777" w:rsidR="00915484" w:rsidRDefault="00915484" w:rsidP="009E65ED"/>
    <w:p w14:paraId="7BB6BA83" w14:textId="77777777" w:rsidR="00792132" w:rsidRDefault="00792132" w:rsidP="009E65ED"/>
    <w:p w14:paraId="2C1E2E8C" w14:textId="77777777" w:rsidR="00792132" w:rsidRDefault="00792132" w:rsidP="009E65ED"/>
    <w:p w14:paraId="1CEC8D8C" w14:textId="77777777" w:rsidR="00792132" w:rsidRDefault="00792132" w:rsidP="009E65ED"/>
    <w:p w14:paraId="39FF01C9" w14:textId="77777777" w:rsidR="00792132" w:rsidRDefault="00792132" w:rsidP="009E65ED"/>
    <w:p w14:paraId="06F45244" w14:textId="77777777" w:rsidR="00792132" w:rsidRDefault="00792132" w:rsidP="009E65ED"/>
    <w:p w14:paraId="6604B0CD" w14:textId="77777777" w:rsidR="00792132" w:rsidRPr="00792132" w:rsidRDefault="00792132" w:rsidP="009E65ED">
      <w:pPr>
        <w:rPr>
          <w:b/>
          <w:sz w:val="28"/>
          <w:szCs w:val="28"/>
        </w:rPr>
      </w:pPr>
      <w:r>
        <w:tab/>
      </w:r>
      <w:r>
        <w:tab/>
        <w:t xml:space="preserve">                      </w:t>
      </w:r>
      <w:r w:rsidRPr="00792132">
        <w:rPr>
          <w:b/>
          <w:sz w:val="28"/>
          <w:szCs w:val="28"/>
        </w:rPr>
        <w:t>----------The End------------</w:t>
      </w:r>
    </w:p>
    <w:sectPr w:rsidR="00792132" w:rsidRPr="00792132" w:rsidSect="006A3844">
      <w:headerReference w:type="default" r:id="rId51"/>
      <w:footerReference w:type="default" r:id="rId52"/>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1" w:author="Albader Khawaji" w:date="2019-07-20T12:13:00Z" w:initials="AK">
    <w:p w14:paraId="49C8EC73" w14:textId="6D3F4000" w:rsidR="00EA6544" w:rsidRDefault="00EA6544" w:rsidP="00EA6544">
      <w:pPr>
        <w:pStyle w:val="CommentText"/>
      </w:pPr>
      <w:r>
        <w:rPr>
          <w:rStyle w:val="CommentReference"/>
        </w:rPr>
        <w:annotationRef/>
      </w:r>
      <w:r>
        <w:t xml:space="preserve">This seems to be a local file on every machine. How to update this xml file frequently with new details and push that to all clients? </w:t>
      </w:r>
    </w:p>
  </w:comment>
  <w:comment w:id="92" w:author="UAT" w:date="2019-07-20T14:31:00Z" w:initials="U">
    <w:p w14:paraId="79243752" w14:textId="77777777" w:rsidR="00C83ED7" w:rsidRDefault="00C83ED7">
      <w:pPr>
        <w:pStyle w:val="CommentText"/>
      </w:pPr>
      <w:r>
        <w:rPr>
          <w:rStyle w:val="CommentReference"/>
        </w:rPr>
        <w:annotationRef/>
      </w:r>
      <w:r>
        <w:t>Yes , it is local File , since laptop can be go outside of corporate Network</w:t>
      </w:r>
      <w:r w:rsidR="00523B25">
        <w:t xml:space="preserve"> and UNC path will create problem. </w:t>
      </w:r>
    </w:p>
    <w:p w14:paraId="1895C6C3" w14:textId="77777777" w:rsidR="00523B25" w:rsidRDefault="00523B25">
      <w:pPr>
        <w:pStyle w:val="CommentText"/>
      </w:pPr>
    </w:p>
    <w:p w14:paraId="5F2DEABE" w14:textId="77777777" w:rsidR="00523B25" w:rsidRDefault="00523B25">
      <w:pPr>
        <w:pStyle w:val="CommentText"/>
      </w:pPr>
      <w:r>
        <w:t xml:space="preserve">We have created the group policy which will replace the files </w:t>
      </w:r>
      <w:r w:rsidR="00FC7327">
        <w:t>on destination with  new one :</w:t>
      </w:r>
    </w:p>
    <w:p w14:paraId="24D599B3" w14:textId="3AD06EAD" w:rsidR="00FC7327" w:rsidRDefault="00FC7327">
      <w:pPr>
        <w:pStyle w:val="CommentText"/>
      </w:pPr>
      <w:r>
        <w:rPr>
          <w:noProof/>
        </w:rPr>
        <w:drawing>
          <wp:inline distT="0" distB="0" distL="0" distR="0" wp14:anchorId="6932A382" wp14:editId="2AFB6795">
            <wp:extent cx="2105025" cy="161064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154311" cy="1648358"/>
                    </a:xfrm>
                    <a:prstGeom prst="rect">
                      <a:avLst/>
                    </a:prstGeom>
                  </pic:spPr>
                </pic:pic>
              </a:graphicData>
            </a:graphic>
          </wp:inline>
        </w:drawing>
      </w:r>
    </w:p>
  </w:comment>
  <w:comment w:id="274" w:author="Albader Khawaji" w:date="2019-07-20T12:17:00Z" w:initials="AK">
    <w:p w14:paraId="62C5F997" w14:textId="2D99BFC0" w:rsidR="00FC7327" w:rsidRDefault="00FC7327" w:rsidP="00EA6544">
      <w:pPr>
        <w:pStyle w:val="CommentText"/>
      </w:pPr>
      <w:r>
        <w:rPr>
          <w:rStyle w:val="CommentReference"/>
        </w:rPr>
        <w:annotationRef/>
      </w:r>
      <w:r>
        <w:t xml:space="preserve">This seems to be a local file on every machine. How to update this txt file frequently with new details and push that to all clients? </w:t>
      </w:r>
    </w:p>
    <w:p w14:paraId="3A22C0C8" w14:textId="624A986A" w:rsidR="00FC7327" w:rsidRDefault="00FC7327">
      <w:pPr>
        <w:pStyle w:val="CommentText"/>
      </w:pPr>
    </w:p>
  </w:comment>
  <w:comment w:id="275" w:author="UAT" w:date="2019-07-20T14:59:00Z" w:initials="U">
    <w:p w14:paraId="4190A622" w14:textId="5BD43C2C" w:rsidR="00FC7327" w:rsidRDefault="00FC7327">
      <w:pPr>
        <w:pStyle w:val="CommentText"/>
      </w:pPr>
      <w:r>
        <w:rPr>
          <w:rStyle w:val="CommentReference"/>
        </w:rPr>
        <w:annotationRef/>
      </w:r>
      <w:r>
        <w:t xml:space="preserve">Same as above </w:t>
      </w:r>
    </w:p>
  </w:comment>
  <w:comment w:id="312" w:author="Albader Khawaji" w:date="2019-07-20T12:21:00Z" w:initials="AK">
    <w:p w14:paraId="57167542" w14:textId="586EEF58" w:rsidR="00FC7327" w:rsidRDefault="00FC7327">
      <w:pPr>
        <w:pStyle w:val="CommentText"/>
      </w:pPr>
      <w:r>
        <w:rPr>
          <w:rStyle w:val="CommentReference"/>
        </w:rPr>
        <w:annotationRef/>
      </w:r>
      <w:r>
        <w:t>All error msgs are the same, we need to include an error code to make it easier for the user to contact IT team with this error code.</w:t>
      </w:r>
    </w:p>
  </w:comment>
  <w:comment w:id="313" w:author="UAT" w:date="2019-07-20T15:00:00Z" w:initials="U">
    <w:p w14:paraId="767A2F99" w14:textId="7E1162C2" w:rsidR="00FC7327" w:rsidRDefault="00FC7327">
      <w:pPr>
        <w:pStyle w:val="CommentText"/>
      </w:pPr>
      <w:r>
        <w:rPr>
          <w:rStyle w:val="CommentReference"/>
        </w:rPr>
        <w:annotationRef/>
      </w:r>
      <w:r>
        <w:t>Agree , It has been Change</w:t>
      </w:r>
      <w:r w:rsidR="00974941">
        <w:t>d as for each section</w:t>
      </w:r>
    </w:p>
    <w:p w14:paraId="18867977" w14:textId="77777777" w:rsidR="00974941" w:rsidRDefault="00974941">
      <w:pPr>
        <w:pStyle w:val="CommentText"/>
      </w:pPr>
    </w:p>
    <w:p w14:paraId="79EE89EB" w14:textId="32F16279" w:rsidR="00974941" w:rsidRDefault="00974941" w:rsidP="00974941">
      <w:pPr>
        <w:shd w:val="clear" w:color="auto" w:fill="FFFFFF"/>
        <w:autoSpaceDE w:val="0"/>
        <w:autoSpaceDN w:val="0"/>
        <w:adjustRightInd w:val="0"/>
        <w:spacing w:after="0" w:line="240" w:lineRule="auto"/>
        <w:rPr>
          <w:rFonts w:ascii="Lucida Console" w:hAnsi="Lucida Console" w:cs="Lucida Console"/>
          <w:color w:val="8B0000"/>
          <w:sz w:val="18"/>
          <w:szCs w:val="18"/>
        </w:rPr>
      </w:pPr>
      <w:r>
        <w:rPr>
          <w:rFonts w:ascii="Lucida Console" w:hAnsi="Lucida Console" w:cs="Lucida Console"/>
          <w:color w:val="A82D00"/>
          <w:sz w:val="18"/>
          <w:szCs w:val="18"/>
        </w:rPr>
        <w:t>$Messageboxbody</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“Please Contact GIC HelpDekp:Windows </w:t>
      </w:r>
      <w:r w:rsidRPr="00974941">
        <w:rPr>
          <w:rFonts w:ascii="Lucida Console" w:hAnsi="Lucida Console" w:cs="Lucida Console"/>
          <w:b/>
          <w:bCs/>
          <w:color w:val="8B0000"/>
          <w:sz w:val="18"/>
          <w:szCs w:val="18"/>
        </w:rPr>
        <w:t>Hotfix Error</w:t>
      </w:r>
      <w:r>
        <w:rPr>
          <w:rFonts w:ascii="Lucida Console" w:hAnsi="Lucida Console" w:cs="Lucida Console"/>
          <w:color w:val="8B0000"/>
          <w:sz w:val="18"/>
          <w:szCs w:val="18"/>
        </w:rPr>
        <w:t>”</w:t>
      </w:r>
    </w:p>
    <w:p w14:paraId="715B8562" w14:textId="5F19011A" w:rsidR="00974941" w:rsidRDefault="00974941" w:rsidP="00974941">
      <w:pPr>
        <w:shd w:val="clear" w:color="auto" w:fill="FFFFFF"/>
        <w:autoSpaceDE w:val="0"/>
        <w:autoSpaceDN w:val="0"/>
        <w:adjustRightInd w:val="0"/>
        <w:spacing w:after="0" w:line="240" w:lineRule="auto"/>
        <w:rPr>
          <w:rFonts w:ascii="Lucida Console" w:hAnsi="Lucida Console" w:cs="Lucida Console"/>
          <w:color w:val="8B0000"/>
          <w:sz w:val="18"/>
          <w:szCs w:val="18"/>
        </w:rPr>
      </w:pPr>
    </w:p>
    <w:p w14:paraId="4EDCCC0C" w14:textId="77777777" w:rsidR="00974941" w:rsidRDefault="00974941" w:rsidP="00974941">
      <w:pPr>
        <w:pStyle w:val="CommentText"/>
      </w:pPr>
    </w:p>
    <w:p w14:paraId="078CDA54" w14:textId="650FA0A9" w:rsidR="00974941" w:rsidRDefault="00974941" w:rsidP="00974941">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$Messageboxbody</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“Please Contact GIC HelpDekp:Windows </w:t>
      </w:r>
      <w:r>
        <w:rPr>
          <w:rFonts w:ascii="Lucida Console" w:hAnsi="Lucida Console" w:cs="Lucida Console"/>
          <w:b/>
          <w:bCs/>
          <w:color w:val="8B0000"/>
          <w:sz w:val="18"/>
          <w:szCs w:val="18"/>
        </w:rPr>
        <w:t>Services</w:t>
      </w:r>
      <w:r w:rsidRPr="00974941">
        <w:rPr>
          <w:rFonts w:ascii="Lucida Console" w:hAnsi="Lucida Console" w:cs="Lucida Console"/>
          <w:b/>
          <w:bCs/>
          <w:color w:val="8B0000"/>
          <w:sz w:val="18"/>
          <w:szCs w:val="18"/>
        </w:rPr>
        <w:t xml:space="preserve"> Error</w:t>
      </w:r>
      <w:r>
        <w:rPr>
          <w:rFonts w:ascii="Lucida Console" w:hAnsi="Lucida Console" w:cs="Lucida Console"/>
          <w:color w:val="8B0000"/>
          <w:sz w:val="18"/>
          <w:szCs w:val="18"/>
        </w:rPr>
        <w:t>”</w:t>
      </w:r>
    </w:p>
    <w:p w14:paraId="5D4C3010" w14:textId="77777777" w:rsidR="00974941" w:rsidRDefault="00974941" w:rsidP="00974941">
      <w:pPr>
        <w:shd w:val="clear" w:color="auto" w:fill="FFFFFF"/>
        <w:autoSpaceDE w:val="0"/>
        <w:autoSpaceDN w:val="0"/>
        <w:adjustRightInd w:val="0"/>
        <w:spacing w:after="0" w:line="240" w:lineRule="auto"/>
        <w:rPr>
          <w:rFonts w:ascii="Lucida Console" w:hAnsi="Lucida Console" w:cs="Lucida Console"/>
          <w:sz w:val="18"/>
          <w:szCs w:val="18"/>
        </w:rPr>
      </w:pPr>
    </w:p>
    <w:p w14:paraId="0E99DFCA" w14:textId="48810415" w:rsidR="00974941" w:rsidRDefault="00974941">
      <w:pPr>
        <w:pStyle w:val="CommentText"/>
      </w:pPr>
    </w:p>
  </w:comment>
  <w:comment w:id="321" w:author="Albader Khawaji" w:date="2019-07-20T12:27:00Z" w:initials="AK">
    <w:p w14:paraId="5258601E" w14:textId="379BB66B" w:rsidR="00FC7327" w:rsidRDefault="00FC7327">
      <w:pPr>
        <w:pStyle w:val="CommentText"/>
      </w:pPr>
      <w:r>
        <w:rPr>
          <w:rStyle w:val="CommentReference"/>
        </w:rPr>
        <w:annotationRef/>
      </w:r>
      <w:r>
        <w:t xml:space="preserve">Windows firewall are managed by Symantec endpoint protection  cloud version </w:t>
      </w:r>
    </w:p>
  </w:comment>
  <w:comment w:id="322" w:author="UAT" w:date="2019-07-20T15:11:00Z" w:initials="U">
    <w:p w14:paraId="23934EBC" w14:textId="05D148B0" w:rsidR="00974941" w:rsidRDefault="00974941">
      <w:pPr>
        <w:pStyle w:val="CommentText"/>
      </w:pPr>
      <w:r>
        <w:rPr>
          <w:rStyle w:val="CommentReference"/>
        </w:rPr>
        <w:annotationRef/>
      </w:r>
      <w:r>
        <w:t>OK, But this port need to be open</w:t>
      </w:r>
    </w:p>
  </w:comment>
  <w:comment w:id="349" w:author="Albader Khawaji" w:date="2019-07-20T12:31:00Z" w:initials="AK">
    <w:p w14:paraId="24941EAC" w14:textId="1ED72BFB" w:rsidR="00FC7327" w:rsidRDefault="00FC7327">
      <w:pPr>
        <w:pStyle w:val="CommentText"/>
      </w:pPr>
      <w:r>
        <w:rPr>
          <w:rStyle w:val="CommentReference"/>
        </w:rPr>
        <w:annotationRef/>
      </w:r>
      <w:r>
        <w:t>Windows 10 uses PIN , please disable this feature we need users to only use their password</w:t>
      </w:r>
    </w:p>
  </w:comment>
  <w:comment w:id="350" w:author="UAT" w:date="2019-07-20T15:15:00Z" w:initials="U">
    <w:p w14:paraId="26C56B47" w14:textId="77777777" w:rsidR="00974941" w:rsidRDefault="00974941">
      <w:pPr>
        <w:pStyle w:val="CommentText"/>
      </w:pPr>
      <w:r>
        <w:rPr>
          <w:rStyle w:val="CommentReference"/>
        </w:rPr>
        <w:annotationRef/>
      </w:r>
      <w:r>
        <w:t>Ok</w:t>
      </w:r>
    </w:p>
    <w:p w14:paraId="48DE3C2A" w14:textId="5C32DFED" w:rsidR="00974941" w:rsidRDefault="0097494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C8EC73" w15:done="0"/>
  <w15:commentEx w15:paraId="24D599B3" w15:paraIdParent="49C8EC73" w15:done="0"/>
  <w15:commentEx w15:paraId="3A22C0C8" w15:done="0"/>
  <w15:commentEx w15:paraId="4190A622" w15:paraIdParent="3A22C0C8" w15:done="0"/>
  <w15:commentEx w15:paraId="57167542" w15:done="0"/>
  <w15:commentEx w15:paraId="0E99DFCA" w15:paraIdParent="57167542" w15:done="0"/>
  <w15:commentEx w15:paraId="5258601E" w15:done="0"/>
  <w15:commentEx w15:paraId="23934EBC" w15:paraIdParent="5258601E" w15:done="0"/>
  <w15:commentEx w15:paraId="24941EAC" w15:done="0"/>
  <w15:commentEx w15:paraId="48DE3C2A" w15:paraIdParent="24941E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C8EC73" w16cid:durableId="20DD83DF"/>
  <w16cid:commentId w16cid:paraId="24D599B3" w16cid:durableId="20DDA435"/>
  <w16cid:commentId w16cid:paraId="3A22C0C8" w16cid:durableId="20DD84CE"/>
  <w16cid:commentId w16cid:paraId="4190A622" w16cid:durableId="20DDAAED"/>
  <w16cid:commentId w16cid:paraId="57167542" w16cid:durableId="20DD85B9"/>
  <w16cid:commentId w16cid:paraId="0E99DFCA" w16cid:durableId="20DDAAFA"/>
  <w16cid:commentId w16cid:paraId="5258601E" w16cid:durableId="20DD8740"/>
  <w16cid:commentId w16cid:paraId="23934EBC" w16cid:durableId="20DDAD9E"/>
  <w16cid:commentId w16cid:paraId="24941EAC" w16cid:durableId="20DD882E"/>
  <w16cid:commentId w16cid:paraId="48DE3C2A" w16cid:durableId="20DDAE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16C0" w14:textId="77777777" w:rsidR="00045ACA" w:rsidRDefault="00045ACA" w:rsidP="00221236">
      <w:pPr>
        <w:spacing w:after="0" w:line="240" w:lineRule="auto"/>
      </w:pPr>
      <w:r>
        <w:separator/>
      </w:r>
    </w:p>
  </w:endnote>
  <w:endnote w:type="continuationSeparator" w:id="0">
    <w:p w14:paraId="7A6811B6" w14:textId="77777777" w:rsidR="00045ACA" w:rsidRDefault="00045ACA" w:rsidP="0022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inherit">
    <w:altName w:val="MS Mincho"/>
    <w:panose1 w:val="00000000000000000000"/>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4883" w14:textId="77777777" w:rsidR="00FC7327" w:rsidRDefault="00FC7327" w:rsidP="00FA6F16">
    <w:pPr>
      <w:pStyle w:val="Footer"/>
      <w:tabs>
        <w:tab w:val="clear" w:pos="4680"/>
      </w:tabs>
    </w:pPr>
    <w:r>
      <w:rPr>
        <w:noProof/>
      </w:rPr>
      <w:drawing>
        <wp:anchor distT="0" distB="0" distL="114300" distR="114300" simplePos="0" relativeHeight="251663360" behindDoc="1" locked="0" layoutInCell="1" allowOverlap="1" wp14:anchorId="4B2AEB43" wp14:editId="489055D7">
          <wp:simplePos x="0" y="0"/>
          <wp:positionH relativeFrom="page">
            <wp:posOffset>-286247</wp:posOffset>
          </wp:positionH>
          <wp:positionV relativeFrom="bottomMargin">
            <wp:posOffset>-78989</wp:posOffset>
          </wp:positionV>
          <wp:extent cx="9211945" cy="1198880"/>
          <wp:effectExtent l="0" t="0" r="8255" b="1270"/>
          <wp:wrapNone/>
          <wp:docPr id="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11945" cy="119888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5408" behindDoc="0" locked="0" layoutInCell="1" allowOverlap="1" wp14:anchorId="6439E42F" wp14:editId="1BF3B911">
              <wp:simplePos x="0" y="0"/>
              <wp:positionH relativeFrom="column">
                <wp:posOffset>-349858</wp:posOffset>
              </wp:positionH>
              <wp:positionV relativeFrom="page">
                <wp:align>bottom</wp:align>
              </wp:positionV>
              <wp:extent cx="6191250" cy="267335"/>
              <wp:effectExtent l="0" t="0" r="0" b="0"/>
              <wp:wrapNone/>
              <wp:docPr id="3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3FDC4" w14:textId="081800EE" w:rsidR="00FC7327" w:rsidRPr="00FA6F16" w:rsidRDefault="00FC7327" w:rsidP="00FA6F16">
                          <w:pPr>
                            <w:jc w:val="center"/>
                            <w:rPr>
                              <w:rFonts w:ascii="Comic Sans MS" w:hAnsi="Comic Sans MS" w:cs="Tahoma"/>
                              <w:b/>
                              <w:bCs/>
                              <w:color w:val="FFFFFF" w:themeColor="background1"/>
                            </w:rPr>
                          </w:pPr>
                          <w:r w:rsidRPr="00FA6F16">
                            <w:rPr>
                              <w:rFonts w:ascii="Comic Sans MS" w:hAnsi="Comic Sans MS" w:cs="Tahoma"/>
                              <w:b/>
                              <w:bCs/>
                              <w:color w:val="FFFFFF" w:themeColor="background1"/>
                            </w:rPr>
                            <w:t xml:space="preserve">"Partner with our clients" is our basic Philosophy </w:t>
                          </w:r>
                          <w:del w:id="365" w:author="Info Desk" w:date="2026-05-21T08:10:00Z" w16du:dateUtc="2026-05-21T12:10:00Z">
                            <w:r w:rsidRPr="00FA6F16" w:rsidDel="001221F0">
                              <w:rPr>
                                <w:rFonts w:ascii="Comic Sans MS" w:hAnsi="Comic Sans MS" w:cs="Tahoma"/>
                                <w:b/>
                                <w:bCs/>
                                <w:color w:val="FFFFFF" w:themeColor="background1"/>
                              </w:rPr>
                              <w:delText>| website: www.pronetme.com</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39E42F" id="_x0000_t202" coordsize="21600,21600" o:spt="202" path="m,l,21600r21600,l21600,xe">
              <v:stroke joinstyle="miter"/>
              <v:path gradientshapeok="t" o:connecttype="rect"/>
            </v:shapetype>
            <v:shape id="Text Box 7" o:spid="_x0000_s1029" type="#_x0000_t202" style="position:absolute;margin-left:-27.55pt;margin-top:0;width:487.5pt;height:21.05pt;z-index:251665408;visibility:visible;mso-wrap-style:square;mso-width-percent:0;mso-height-percent:0;mso-wrap-distance-left:9pt;mso-wrap-distance-top:3.6pt;mso-wrap-distance-right:9pt;mso-wrap-distance-bottom:3.6pt;mso-position-horizontal:absolute;mso-position-horizontal-relative:text;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" filled="f" stroked="f">
              <v:textbox>
                <w:txbxContent>
                  <w:p w14:paraId="1F53FDC4" w14:textId="081800EE" w:rsidR="00FC7327" w:rsidRPr="00FA6F16" w:rsidRDefault="00FC7327" w:rsidP="00FA6F16">
                    <w:pPr>
                      <w:jc w:val="center"/>
                      <w:rPr>
                        <w:rFonts w:ascii="Comic Sans MS" w:hAnsi="Comic Sans MS" w:cs="Tahoma"/>
                        <w:b/>
                        <w:bCs/>
                        <w:color w:val="FFFFFF" w:themeColor="background1"/>
                      </w:rPr>
                    </w:pPr>
                    <w:r w:rsidRPr="00FA6F16">
                      <w:rPr>
                        <w:rFonts w:ascii="Comic Sans MS" w:hAnsi="Comic Sans MS" w:cs="Tahoma"/>
                        <w:b/>
                        <w:bCs/>
                        <w:color w:val="FFFFFF" w:themeColor="background1"/>
                      </w:rPr>
                      <w:t xml:space="preserve">"Partner with our clients" is our basic Philosophy </w:t>
                    </w:r>
                    <w:del w:id="366" w:author="Info Desk" w:date="2026-05-21T08:10:00Z" w16du:dateUtc="2026-05-21T12:10:00Z">
                      <w:r w:rsidRPr="00FA6F16" w:rsidDel="001221F0">
                        <w:rPr>
                          <w:rFonts w:ascii="Comic Sans MS" w:hAnsi="Comic Sans MS" w:cs="Tahoma"/>
                          <w:b/>
                          <w:bCs/>
                          <w:color w:val="FFFFFF" w:themeColor="background1"/>
                        </w:rPr>
                        <w:delText>| website: www.pronetme.com</w:delText>
                      </w:r>
                    </w:del>
                  </w:p>
                </w:txbxContent>
              </v:textbox>
              <w10:wrap anchory="page"/>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6E362" w14:textId="77777777" w:rsidR="00045ACA" w:rsidRDefault="00045ACA" w:rsidP="00221236">
      <w:pPr>
        <w:spacing w:after="0" w:line="240" w:lineRule="auto"/>
      </w:pPr>
      <w:r>
        <w:separator/>
      </w:r>
    </w:p>
  </w:footnote>
  <w:footnote w:type="continuationSeparator" w:id="0">
    <w:p w14:paraId="47E5C8F1" w14:textId="77777777" w:rsidR="00045ACA" w:rsidRDefault="00045ACA" w:rsidP="00221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883F" w14:textId="7B4B2E8C" w:rsidR="00FC7327" w:rsidRDefault="00FC7327" w:rsidP="00167E4A">
    <w:pPr>
      <w:pStyle w:val="Header"/>
      <w:tabs>
        <w:tab w:val="clear" w:pos="4680"/>
        <w:tab w:val="clear" w:pos="9360"/>
        <w:tab w:val="left" w:pos="7620"/>
      </w:tabs>
    </w:pPr>
    <w:del w:id="363" w:author="Info Desk" w:date="2026-05-21T08:08:00Z" w16du:dateUtc="2026-05-21T12:08:00Z">
      <w:r w:rsidRPr="00167E4A" w:rsidDel="001221F0">
        <w:rPr>
          <w:noProof/>
        </w:rPr>
        <w:drawing>
          <wp:anchor distT="0" distB="0" distL="114300" distR="114300" simplePos="0" relativeHeight="251661312" behindDoc="1" locked="0" layoutInCell="1" allowOverlap="1" wp14:anchorId="5BD7A909" wp14:editId="7C4F5706">
            <wp:simplePos x="0" y="0"/>
            <wp:positionH relativeFrom="column">
              <wp:posOffset>-1009650</wp:posOffset>
            </wp:positionH>
            <wp:positionV relativeFrom="paragraph">
              <wp:posOffset>-428625</wp:posOffset>
            </wp:positionV>
            <wp:extent cx="7291070" cy="982345"/>
            <wp:effectExtent l="19050" t="0" r="4701" b="0"/>
            <wp:wrapNone/>
            <wp:docPr id="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1070" cy="982345"/>
                    </a:xfrm>
                    <a:prstGeom prst="rect">
                      <a:avLst/>
                    </a:prstGeom>
                    <a:noFill/>
                    <a:ln>
                      <a:noFill/>
                    </a:ln>
                  </pic:spPr>
                </pic:pic>
              </a:graphicData>
            </a:graphic>
            <wp14:sizeRelH relativeFrom="margin">
              <wp14:pctWidth>0</wp14:pctWidth>
            </wp14:sizeRelH>
          </wp:anchor>
        </w:drawing>
      </w:r>
    </w:del>
    <w:r>
      <w:t xml:space="preserve">                                                                                                             </w:t>
    </w:r>
    <w:del w:id="364" w:author="Info Desk" w:date="2026-05-21T08:08:00Z" w16du:dateUtc="2026-05-21T12:08:00Z">
      <w:r w:rsidDel="001221F0">
        <w:rPr>
          <w:noProof/>
        </w:rPr>
        <w:drawing>
          <wp:inline distT="0" distB="0" distL="0" distR="0" wp14:anchorId="79D52E72" wp14:editId="0E45A228">
            <wp:extent cx="2476500" cy="723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6500" cy="723900"/>
                    </a:xfrm>
                    <a:prstGeom prst="rect">
                      <a:avLst/>
                    </a:prstGeom>
                    <a:noFill/>
                    <a:ln>
                      <a:noFill/>
                    </a:ln>
                  </pic:spPr>
                </pic:pic>
              </a:graphicData>
            </a:graphic>
          </wp:inline>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C03"/>
    <w:multiLevelType w:val="multilevel"/>
    <w:tmpl w:val="E61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C43D9"/>
    <w:multiLevelType w:val="hybridMultilevel"/>
    <w:tmpl w:val="560E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B3B3E"/>
    <w:multiLevelType w:val="hybridMultilevel"/>
    <w:tmpl w:val="97540C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F5F57"/>
    <w:multiLevelType w:val="multilevel"/>
    <w:tmpl w:val="D35E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D5201"/>
    <w:multiLevelType w:val="multilevel"/>
    <w:tmpl w:val="6B8E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32CF9"/>
    <w:multiLevelType w:val="hybridMultilevel"/>
    <w:tmpl w:val="31E8DF74"/>
    <w:lvl w:ilvl="0" w:tplc="252669B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834496A">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70C918E">
      <w:start w:val="1"/>
      <w:numFmt w:val="bullet"/>
      <w:lvlRestart w:val="0"/>
      <w:lvlText w:val=""/>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C8E2090">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B90765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9F6552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9B6487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84C3CA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A06F3B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3E7A89"/>
    <w:multiLevelType w:val="multilevel"/>
    <w:tmpl w:val="53B2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864761"/>
    <w:multiLevelType w:val="multilevel"/>
    <w:tmpl w:val="21A041B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1B0E57"/>
    <w:multiLevelType w:val="hybridMultilevel"/>
    <w:tmpl w:val="C8120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33438A"/>
    <w:multiLevelType w:val="hybridMultilevel"/>
    <w:tmpl w:val="98E88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511D13"/>
    <w:multiLevelType w:val="hybridMultilevel"/>
    <w:tmpl w:val="121E466E"/>
    <w:lvl w:ilvl="0" w:tplc="69CC3C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FAD2C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1AB3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B7EC0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1C22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F6015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3E68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6C0A7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905BF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1A0554E"/>
    <w:multiLevelType w:val="hybridMultilevel"/>
    <w:tmpl w:val="B332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65F4B"/>
    <w:multiLevelType w:val="hybridMultilevel"/>
    <w:tmpl w:val="05888846"/>
    <w:lvl w:ilvl="0" w:tplc="5096DF1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6A70A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BC654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DCC60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60DB7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E2155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542AC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10D7F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AA0AF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2B53F1D"/>
    <w:multiLevelType w:val="multilevel"/>
    <w:tmpl w:val="E5103A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4685503"/>
    <w:multiLevelType w:val="multilevel"/>
    <w:tmpl w:val="4C167F6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5C5285C"/>
    <w:multiLevelType w:val="multilevel"/>
    <w:tmpl w:val="2C3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03708E"/>
    <w:multiLevelType w:val="multilevel"/>
    <w:tmpl w:val="998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0B7BFD"/>
    <w:multiLevelType w:val="hybridMultilevel"/>
    <w:tmpl w:val="CAFE2852"/>
    <w:lvl w:ilvl="0" w:tplc="4C0A74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CA27D4">
      <w:start w:val="1"/>
      <w:numFmt w:val="decimal"/>
      <w:lvlText w:val="%2."/>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58782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8AD96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70D55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8E048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72D5C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DA21E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4E5C8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64E6400"/>
    <w:multiLevelType w:val="multilevel"/>
    <w:tmpl w:val="E940D30E"/>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8507309"/>
    <w:multiLevelType w:val="multilevel"/>
    <w:tmpl w:val="EB32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2961F3"/>
    <w:multiLevelType w:val="hybridMultilevel"/>
    <w:tmpl w:val="C91E2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9FB5E53"/>
    <w:multiLevelType w:val="hybridMultilevel"/>
    <w:tmpl w:val="B9769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0570061">
    <w:abstractNumId w:val="17"/>
  </w:num>
  <w:num w:numId="2" w16cid:durableId="889153038">
    <w:abstractNumId w:val="5"/>
  </w:num>
  <w:num w:numId="3" w16cid:durableId="604728489">
    <w:abstractNumId w:val="10"/>
  </w:num>
  <w:num w:numId="4" w16cid:durableId="1191720348">
    <w:abstractNumId w:val="12"/>
  </w:num>
  <w:num w:numId="5" w16cid:durableId="931162211">
    <w:abstractNumId w:val="18"/>
  </w:num>
  <w:num w:numId="6" w16cid:durableId="1356426073">
    <w:abstractNumId w:val="6"/>
  </w:num>
  <w:num w:numId="7" w16cid:durableId="18354855">
    <w:abstractNumId w:val="1"/>
  </w:num>
  <w:num w:numId="8" w16cid:durableId="1670258047">
    <w:abstractNumId w:val="21"/>
  </w:num>
  <w:num w:numId="9" w16cid:durableId="344404564">
    <w:abstractNumId w:val="7"/>
  </w:num>
  <w:num w:numId="10" w16cid:durableId="282612551">
    <w:abstractNumId w:val="2"/>
  </w:num>
  <w:num w:numId="11" w16cid:durableId="1456215115">
    <w:abstractNumId w:val="16"/>
  </w:num>
  <w:num w:numId="12" w16cid:durableId="1303121138">
    <w:abstractNumId w:val="20"/>
  </w:num>
  <w:num w:numId="13" w16cid:durableId="980421228">
    <w:abstractNumId w:val="19"/>
  </w:num>
  <w:num w:numId="14" w16cid:durableId="890190096">
    <w:abstractNumId w:val="0"/>
  </w:num>
  <w:num w:numId="15" w16cid:durableId="1527790025">
    <w:abstractNumId w:val="4"/>
  </w:num>
  <w:num w:numId="16" w16cid:durableId="1433814747">
    <w:abstractNumId w:val="3"/>
  </w:num>
  <w:num w:numId="17" w16cid:durableId="1704623940">
    <w:abstractNumId w:val="9"/>
  </w:num>
  <w:num w:numId="18" w16cid:durableId="734281670">
    <w:abstractNumId w:val="15"/>
  </w:num>
  <w:num w:numId="19" w16cid:durableId="1708725486">
    <w:abstractNumId w:val="14"/>
  </w:num>
  <w:num w:numId="20" w16cid:durableId="588075772">
    <w:abstractNumId w:val="13"/>
  </w:num>
  <w:num w:numId="21" w16cid:durableId="1325090818">
    <w:abstractNumId w:val="8"/>
  </w:num>
  <w:num w:numId="22" w16cid:durableId="412706979">
    <w:abstractNumId w:val="1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fo Desk">
    <w15:presenceInfo w15:providerId="AD" w15:userId="S::info@techpledges.com::ae29397e-aa92-4942-b8aa-5abb4bbe6b04"/>
  </w15:person>
  <w15:person w15:author="UAT">
    <w15:presenceInfo w15:providerId="None" w15:userId="UAT"/>
  </w15:person>
  <w15:person w15:author="Albader Khawaji">
    <w15:presenceInfo w15:providerId="AD" w15:userId="S::a.khawaji@gasesic.com::fdda0139-7fc9-4d3c-bd84-0414a75be0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zNzE0MzYwNTQzMzdV0lEKTi0uzszPAykwqwUAx9S25SwAAAA="/>
  </w:docVars>
  <w:rsids>
    <w:rsidRoot w:val="006A3844"/>
    <w:rsid w:val="00000146"/>
    <w:rsid w:val="00003B4A"/>
    <w:rsid w:val="000112C8"/>
    <w:rsid w:val="00011DD6"/>
    <w:rsid w:val="00015511"/>
    <w:rsid w:val="000215A7"/>
    <w:rsid w:val="000226E4"/>
    <w:rsid w:val="0002450D"/>
    <w:rsid w:val="000262CB"/>
    <w:rsid w:val="00030184"/>
    <w:rsid w:val="00030F10"/>
    <w:rsid w:val="00033BAA"/>
    <w:rsid w:val="00036D97"/>
    <w:rsid w:val="00040881"/>
    <w:rsid w:val="00041745"/>
    <w:rsid w:val="000430C4"/>
    <w:rsid w:val="00045596"/>
    <w:rsid w:val="00045ACA"/>
    <w:rsid w:val="00053919"/>
    <w:rsid w:val="00055AA1"/>
    <w:rsid w:val="00055E68"/>
    <w:rsid w:val="00056584"/>
    <w:rsid w:val="00056E3D"/>
    <w:rsid w:val="000605BE"/>
    <w:rsid w:val="00061508"/>
    <w:rsid w:val="000677CB"/>
    <w:rsid w:val="0006789F"/>
    <w:rsid w:val="00072E17"/>
    <w:rsid w:val="00083612"/>
    <w:rsid w:val="00084703"/>
    <w:rsid w:val="000856CB"/>
    <w:rsid w:val="00091E20"/>
    <w:rsid w:val="0009249B"/>
    <w:rsid w:val="00094DB4"/>
    <w:rsid w:val="0009511C"/>
    <w:rsid w:val="00097B22"/>
    <w:rsid w:val="00097FC6"/>
    <w:rsid w:val="000A0900"/>
    <w:rsid w:val="000A7179"/>
    <w:rsid w:val="000B1EBD"/>
    <w:rsid w:val="000B4E41"/>
    <w:rsid w:val="000C3120"/>
    <w:rsid w:val="000C383C"/>
    <w:rsid w:val="000C447E"/>
    <w:rsid w:val="000D0BD4"/>
    <w:rsid w:val="000D55F6"/>
    <w:rsid w:val="000E0118"/>
    <w:rsid w:val="000E0F9A"/>
    <w:rsid w:val="000F4107"/>
    <w:rsid w:val="00105359"/>
    <w:rsid w:val="00110A10"/>
    <w:rsid w:val="001177AC"/>
    <w:rsid w:val="001206EC"/>
    <w:rsid w:val="001221F0"/>
    <w:rsid w:val="00123B39"/>
    <w:rsid w:val="001243DA"/>
    <w:rsid w:val="0013085E"/>
    <w:rsid w:val="001314EC"/>
    <w:rsid w:val="00142B48"/>
    <w:rsid w:val="001437C0"/>
    <w:rsid w:val="00145970"/>
    <w:rsid w:val="00146A56"/>
    <w:rsid w:val="00155944"/>
    <w:rsid w:val="00156A1C"/>
    <w:rsid w:val="0016230A"/>
    <w:rsid w:val="00165254"/>
    <w:rsid w:val="001676AA"/>
    <w:rsid w:val="00167E4A"/>
    <w:rsid w:val="001704E1"/>
    <w:rsid w:val="00170F0E"/>
    <w:rsid w:val="00171A42"/>
    <w:rsid w:val="00184E47"/>
    <w:rsid w:val="00185FBC"/>
    <w:rsid w:val="001872B3"/>
    <w:rsid w:val="00191AF6"/>
    <w:rsid w:val="00191B0E"/>
    <w:rsid w:val="00192CCD"/>
    <w:rsid w:val="001952DF"/>
    <w:rsid w:val="001A08F7"/>
    <w:rsid w:val="001A0D89"/>
    <w:rsid w:val="001A2E31"/>
    <w:rsid w:val="001B3CCD"/>
    <w:rsid w:val="001C2F20"/>
    <w:rsid w:val="001D5531"/>
    <w:rsid w:val="001E3169"/>
    <w:rsid w:val="001F06C4"/>
    <w:rsid w:val="001F1E3B"/>
    <w:rsid w:val="001F55DB"/>
    <w:rsid w:val="002043E9"/>
    <w:rsid w:val="002053B6"/>
    <w:rsid w:val="00207124"/>
    <w:rsid w:val="0020714A"/>
    <w:rsid w:val="00212A12"/>
    <w:rsid w:val="00214519"/>
    <w:rsid w:val="00220032"/>
    <w:rsid w:val="00221236"/>
    <w:rsid w:val="00221DA9"/>
    <w:rsid w:val="00224A9B"/>
    <w:rsid w:val="0022708B"/>
    <w:rsid w:val="0023135B"/>
    <w:rsid w:val="002332CE"/>
    <w:rsid w:val="002407A0"/>
    <w:rsid w:val="00242003"/>
    <w:rsid w:val="00243DD9"/>
    <w:rsid w:val="002454B9"/>
    <w:rsid w:val="00245BE7"/>
    <w:rsid w:val="00246370"/>
    <w:rsid w:val="002500F8"/>
    <w:rsid w:val="0025767F"/>
    <w:rsid w:val="00262069"/>
    <w:rsid w:val="00264EFD"/>
    <w:rsid w:val="00265319"/>
    <w:rsid w:val="00271359"/>
    <w:rsid w:val="0027304B"/>
    <w:rsid w:val="00277F22"/>
    <w:rsid w:val="00283D4D"/>
    <w:rsid w:val="00286922"/>
    <w:rsid w:val="00292C0C"/>
    <w:rsid w:val="002A4440"/>
    <w:rsid w:val="002A7429"/>
    <w:rsid w:val="002B03EC"/>
    <w:rsid w:val="002B346F"/>
    <w:rsid w:val="002B376B"/>
    <w:rsid w:val="002B4015"/>
    <w:rsid w:val="002B403F"/>
    <w:rsid w:val="002B56D9"/>
    <w:rsid w:val="002B7BD7"/>
    <w:rsid w:val="002C1BBC"/>
    <w:rsid w:val="002C1E49"/>
    <w:rsid w:val="002C6AF8"/>
    <w:rsid w:val="002C7A32"/>
    <w:rsid w:val="002D0710"/>
    <w:rsid w:val="002D2A69"/>
    <w:rsid w:val="002D3B4C"/>
    <w:rsid w:val="002D3CBD"/>
    <w:rsid w:val="002D6C87"/>
    <w:rsid w:val="002D70B2"/>
    <w:rsid w:val="002E1CDA"/>
    <w:rsid w:val="002F04FF"/>
    <w:rsid w:val="002F1098"/>
    <w:rsid w:val="002F2DA1"/>
    <w:rsid w:val="002F2F43"/>
    <w:rsid w:val="00300F0F"/>
    <w:rsid w:val="00302A8B"/>
    <w:rsid w:val="00304CFA"/>
    <w:rsid w:val="00304EC5"/>
    <w:rsid w:val="00306194"/>
    <w:rsid w:val="00314ACC"/>
    <w:rsid w:val="00316FCB"/>
    <w:rsid w:val="00317A17"/>
    <w:rsid w:val="003208F8"/>
    <w:rsid w:val="0032122D"/>
    <w:rsid w:val="00330FE3"/>
    <w:rsid w:val="00332560"/>
    <w:rsid w:val="00334C03"/>
    <w:rsid w:val="0033545E"/>
    <w:rsid w:val="0033750E"/>
    <w:rsid w:val="0034197B"/>
    <w:rsid w:val="003447AD"/>
    <w:rsid w:val="00347BC2"/>
    <w:rsid w:val="00355A3F"/>
    <w:rsid w:val="0035782A"/>
    <w:rsid w:val="00357CF3"/>
    <w:rsid w:val="003618AB"/>
    <w:rsid w:val="00362E80"/>
    <w:rsid w:val="00364C4C"/>
    <w:rsid w:val="00370043"/>
    <w:rsid w:val="0037014B"/>
    <w:rsid w:val="003720A6"/>
    <w:rsid w:val="00373905"/>
    <w:rsid w:val="003745EC"/>
    <w:rsid w:val="00380EEE"/>
    <w:rsid w:val="00381DE0"/>
    <w:rsid w:val="00383A26"/>
    <w:rsid w:val="0038588D"/>
    <w:rsid w:val="003915E0"/>
    <w:rsid w:val="00391E82"/>
    <w:rsid w:val="00392903"/>
    <w:rsid w:val="00393517"/>
    <w:rsid w:val="00395BA3"/>
    <w:rsid w:val="003962FE"/>
    <w:rsid w:val="003A1B55"/>
    <w:rsid w:val="003A20B3"/>
    <w:rsid w:val="003A34C3"/>
    <w:rsid w:val="003A3F39"/>
    <w:rsid w:val="003B047F"/>
    <w:rsid w:val="003B5DC3"/>
    <w:rsid w:val="003C034A"/>
    <w:rsid w:val="003C0FC3"/>
    <w:rsid w:val="003C692A"/>
    <w:rsid w:val="003C735F"/>
    <w:rsid w:val="003D3917"/>
    <w:rsid w:val="003D3FC2"/>
    <w:rsid w:val="003D745B"/>
    <w:rsid w:val="003F2100"/>
    <w:rsid w:val="003F30E7"/>
    <w:rsid w:val="003F67F3"/>
    <w:rsid w:val="00402C4B"/>
    <w:rsid w:val="004035AF"/>
    <w:rsid w:val="00403AA6"/>
    <w:rsid w:val="004070AC"/>
    <w:rsid w:val="00412078"/>
    <w:rsid w:val="0041692E"/>
    <w:rsid w:val="00422E18"/>
    <w:rsid w:val="00427AB2"/>
    <w:rsid w:val="0043539D"/>
    <w:rsid w:val="004354C4"/>
    <w:rsid w:val="004368BA"/>
    <w:rsid w:val="00437408"/>
    <w:rsid w:val="0043771B"/>
    <w:rsid w:val="00443433"/>
    <w:rsid w:val="00443BD9"/>
    <w:rsid w:val="00444901"/>
    <w:rsid w:val="00446488"/>
    <w:rsid w:val="00447D02"/>
    <w:rsid w:val="00450E47"/>
    <w:rsid w:val="00460CE7"/>
    <w:rsid w:val="00464FB1"/>
    <w:rsid w:val="004712D9"/>
    <w:rsid w:val="0047652A"/>
    <w:rsid w:val="004813A7"/>
    <w:rsid w:val="0048425D"/>
    <w:rsid w:val="00486C12"/>
    <w:rsid w:val="00490D14"/>
    <w:rsid w:val="004978BD"/>
    <w:rsid w:val="004A0419"/>
    <w:rsid w:val="004A251E"/>
    <w:rsid w:val="004A4F5E"/>
    <w:rsid w:val="004A78BE"/>
    <w:rsid w:val="004B09D1"/>
    <w:rsid w:val="004B0FD7"/>
    <w:rsid w:val="004B2573"/>
    <w:rsid w:val="004B3D1B"/>
    <w:rsid w:val="004B5733"/>
    <w:rsid w:val="004B79A4"/>
    <w:rsid w:val="004B7A2E"/>
    <w:rsid w:val="004C2A00"/>
    <w:rsid w:val="004C338E"/>
    <w:rsid w:val="004C403D"/>
    <w:rsid w:val="004C4D7D"/>
    <w:rsid w:val="004C617F"/>
    <w:rsid w:val="004D3DF2"/>
    <w:rsid w:val="004D40F4"/>
    <w:rsid w:val="004D5040"/>
    <w:rsid w:val="004E343E"/>
    <w:rsid w:val="004E7B22"/>
    <w:rsid w:val="004E7F5E"/>
    <w:rsid w:val="00501150"/>
    <w:rsid w:val="005020A5"/>
    <w:rsid w:val="00503BC9"/>
    <w:rsid w:val="00505736"/>
    <w:rsid w:val="0050581D"/>
    <w:rsid w:val="005114E4"/>
    <w:rsid w:val="00511731"/>
    <w:rsid w:val="00514C54"/>
    <w:rsid w:val="00514CB0"/>
    <w:rsid w:val="005156D6"/>
    <w:rsid w:val="00515DBE"/>
    <w:rsid w:val="0052225D"/>
    <w:rsid w:val="00523B25"/>
    <w:rsid w:val="00524C88"/>
    <w:rsid w:val="00525CEE"/>
    <w:rsid w:val="00526394"/>
    <w:rsid w:val="0053174D"/>
    <w:rsid w:val="00533B86"/>
    <w:rsid w:val="00546A44"/>
    <w:rsid w:val="005514AD"/>
    <w:rsid w:val="005527BD"/>
    <w:rsid w:val="00554D25"/>
    <w:rsid w:val="00554E68"/>
    <w:rsid w:val="005563CB"/>
    <w:rsid w:val="00560A75"/>
    <w:rsid w:val="005762B1"/>
    <w:rsid w:val="00581A73"/>
    <w:rsid w:val="00582634"/>
    <w:rsid w:val="00586E97"/>
    <w:rsid w:val="0059021D"/>
    <w:rsid w:val="00591C52"/>
    <w:rsid w:val="0059749E"/>
    <w:rsid w:val="005A2D48"/>
    <w:rsid w:val="005A6B2B"/>
    <w:rsid w:val="005A7B00"/>
    <w:rsid w:val="005A7E73"/>
    <w:rsid w:val="005B151A"/>
    <w:rsid w:val="005B20BE"/>
    <w:rsid w:val="005B28DF"/>
    <w:rsid w:val="005C156F"/>
    <w:rsid w:val="005D0057"/>
    <w:rsid w:val="005D3008"/>
    <w:rsid w:val="005D3B2E"/>
    <w:rsid w:val="005E2376"/>
    <w:rsid w:val="005E616A"/>
    <w:rsid w:val="005E6B1A"/>
    <w:rsid w:val="006015BB"/>
    <w:rsid w:val="006016F3"/>
    <w:rsid w:val="00601868"/>
    <w:rsid w:val="0060241B"/>
    <w:rsid w:val="006026AC"/>
    <w:rsid w:val="00612DCC"/>
    <w:rsid w:val="006158FE"/>
    <w:rsid w:val="00616F79"/>
    <w:rsid w:val="00617A68"/>
    <w:rsid w:val="006213D1"/>
    <w:rsid w:val="006227DA"/>
    <w:rsid w:val="0062395E"/>
    <w:rsid w:val="0063204F"/>
    <w:rsid w:val="006334F4"/>
    <w:rsid w:val="00633809"/>
    <w:rsid w:val="00633A82"/>
    <w:rsid w:val="00633D52"/>
    <w:rsid w:val="00634BBB"/>
    <w:rsid w:val="00635979"/>
    <w:rsid w:val="00635FF7"/>
    <w:rsid w:val="006369A3"/>
    <w:rsid w:val="00637FE3"/>
    <w:rsid w:val="00641E74"/>
    <w:rsid w:val="00643C16"/>
    <w:rsid w:val="00646B56"/>
    <w:rsid w:val="00647E99"/>
    <w:rsid w:val="00650B28"/>
    <w:rsid w:val="00650CFC"/>
    <w:rsid w:val="00652168"/>
    <w:rsid w:val="006549E0"/>
    <w:rsid w:val="006574C9"/>
    <w:rsid w:val="00657980"/>
    <w:rsid w:val="00661013"/>
    <w:rsid w:val="006767F5"/>
    <w:rsid w:val="00676848"/>
    <w:rsid w:val="0068302C"/>
    <w:rsid w:val="0069147A"/>
    <w:rsid w:val="00695E01"/>
    <w:rsid w:val="006A0A61"/>
    <w:rsid w:val="006A288D"/>
    <w:rsid w:val="006A3844"/>
    <w:rsid w:val="006A549F"/>
    <w:rsid w:val="006A7219"/>
    <w:rsid w:val="006B34F1"/>
    <w:rsid w:val="006C0588"/>
    <w:rsid w:val="006C1C6C"/>
    <w:rsid w:val="006C2900"/>
    <w:rsid w:val="006C3AD7"/>
    <w:rsid w:val="006D10A8"/>
    <w:rsid w:val="006D1E90"/>
    <w:rsid w:val="006D2A68"/>
    <w:rsid w:val="006D683F"/>
    <w:rsid w:val="006D7D93"/>
    <w:rsid w:val="006E1F44"/>
    <w:rsid w:val="006E2788"/>
    <w:rsid w:val="006E3448"/>
    <w:rsid w:val="006E6E05"/>
    <w:rsid w:val="006F25B3"/>
    <w:rsid w:val="006F44E8"/>
    <w:rsid w:val="006F4FA7"/>
    <w:rsid w:val="006F5764"/>
    <w:rsid w:val="006F66DA"/>
    <w:rsid w:val="006F706A"/>
    <w:rsid w:val="00700E30"/>
    <w:rsid w:val="007053DA"/>
    <w:rsid w:val="00707A34"/>
    <w:rsid w:val="00711D64"/>
    <w:rsid w:val="0071358B"/>
    <w:rsid w:val="00716794"/>
    <w:rsid w:val="00716BCD"/>
    <w:rsid w:val="0072620A"/>
    <w:rsid w:val="00736CBE"/>
    <w:rsid w:val="007424F0"/>
    <w:rsid w:val="00744FBA"/>
    <w:rsid w:val="007474E8"/>
    <w:rsid w:val="0075088E"/>
    <w:rsid w:val="00752C58"/>
    <w:rsid w:val="007534FB"/>
    <w:rsid w:val="00753795"/>
    <w:rsid w:val="00753C4C"/>
    <w:rsid w:val="00755CC4"/>
    <w:rsid w:val="0075730C"/>
    <w:rsid w:val="00760DBF"/>
    <w:rsid w:val="00760F26"/>
    <w:rsid w:val="0076601E"/>
    <w:rsid w:val="00777D78"/>
    <w:rsid w:val="00781628"/>
    <w:rsid w:val="00782D20"/>
    <w:rsid w:val="00785213"/>
    <w:rsid w:val="00785EEC"/>
    <w:rsid w:val="0078691F"/>
    <w:rsid w:val="00786F1B"/>
    <w:rsid w:val="00792132"/>
    <w:rsid w:val="00797D35"/>
    <w:rsid w:val="007A3554"/>
    <w:rsid w:val="007A6083"/>
    <w:rsid w:val="007B10BA"/>
    <w:rsid w:val="007B52B7"/>
    <w:rsid w:val="007B5947"/>
    <w:rsid w:val="007C00E6"/>
    <w:rsid w:val="007C29C9"/>
    <w:rsid w:val="007C6386"/>
    <w:rsid w:val="007C76E4"/>
    <w:rsid w:val="007D114B"/>
    <w:rsid w:val="007D132F"/>
    <w:rsid w:val="007E54D9"/>
    <w:rsid w:val="007E552F"/>
    <w:rsid w:val="007F1082"/>
    <w:rsid w:val="007F3148"/>
    <w:rsid w:val="007F3FA2"/>
    <w:rsid w:val="007F6FD3"/>
    <w:rsid w:val="00804281"/>
    <w:rsid w:val="0081142C"/>
    <w:rsid w:val="00811D61"/>
    <w:rsid w:val="00811F7F"/>
    <w:rsid w:val="008246CF"/>
    <w:rsid w:val="00825B0B"/>
    <w:rsid w:val="008348D8"/>
    <w:rsid w:val="0083674C"/>
    <w:rsid w:val="00842296"/>
    <w:rsid w:val="00844288"/>
    <w:rsid w:val="00857998"/>
    <w:rsid w:val="00857B95"/>
    <w:rsid w:val="00863F31"/>
    <w:rsid w:val="0086540D"/>
    <w:rsid w:val="00872464"/>
    <w:rsid w:val="008737A7"/>
    <w:rsid w:val="00874972"/>
    <w:rsid w:val="008760FC"/>
    <w:rsid w:val="00881991"/>
    <w:rsid w:val="00881AE6"/>
    <w:rsid w:val="00883376"/>
    <w:rsid w:val="008837DD"/>
    <w:rsid w:val="0088457C"/>
    <w:rsid w:val="00885C7B"/>
    <w:rsid w:val="00887067"/>
    <w:rsid w:val="0089042A"/>
    <w:rsid w:val="00892C4E"/>
    <w:rsid w:val="0089376B"/>
    <w:rsid w:val="00894858"/>
    <w:rsid w:val="00895991"/>
    <w:rsid w:val="00897253"/>
    <w:rsid w:val="008979E3"/>
    <w:rsid w:val="008A234F"/>
    <w:rsid w:val="008A2AC6"/>
    <w:rsid w:val="008A5A95"/>
    <w:rsid w:val="008A721B"/>
    <w:rsid w:val="008B0F44"/>
    <w:rsid w:val="008B1064"/>
    <w:rsid w:val="008B1A42"/>
    <w:rsid w:val="008B32E6"/>
    <w:rsid w:val="008C32DB"/>
    <w:rsid w:val="008C4B41"/>
    <w:rsid w:val="008C7635"/>
    <w:rsid w:val="008C79A1"/>
    <w:rsid w:val="008D123E"/>
    <w:rsid w:val="008D4CC2"/>
    <w:rsid w:val="008D6C44"/>
    <w:rsid w:val="008E02CC"/>
    <w:rsid w:val="008E2615"/>
    <w:rsid w:val="008F2E77"/>
    <w:rsid w:val="008F6300"/>
    <w:rsid w:val="00900D42"/>
    <w:rsid w:val="00903A62"/>
    <w:rsid w:val="00906BA0"/>
    <w:rsid w:val="00907924"/>
    <w:rsid w:val="0091067F"/>
    <w:rsid w:val="00910E42"/>
    <w:rsid w:val="00911B3A"/>
    <w:rsid w:val="00913CE9"/>
    <w:rsid w:val="00914FA1"/>
    <w:rsid w:val="00915209"/>
    <w:rsid w:val="00915484"/>
    <w:rsid w:val="00917C72"/>
    <w:rsid w:val="00917F15"/>
    <w:rsid w:val="00920356"/>
    <w:rsid w:val="00920A32"/>
    <w:rsid w:val="00924D74"/>
    <w:rsid w:val="00925B25"/>
    <w:rsid w:val="00930EA0"/>
    <w:rsid w:val="00931322"/>
    <w:rsid w:val="00933218"/>
    <w:rsid w:val="00937022"/>
    <w:rsid w:val="009428E3"/>
    <w:rsid w:val="009537FF"/>
    <w:rsid w:val="00960E90"/>
    <w:rsid w:val="00961EF0"/>
    <w:rsid w:val="00974941"/>
    <w:rsid w:val="009805BA"/>
    <w:rsid w:val="00982083"/>
    <w:rsid w:val="00984CA1"/>
    <w:rsid w:val="00986AA3"/>
    <w:rsid w:val="009929A4"/>
    <w:rsid w:val="009948B2"/>
    <w:rsid w:val="00996904"/>
    <w:rsid w:val="009A2497"/>
    <w:rsid w:val="009A2E35"/>
    <w:rsid w:val="009A365D"/>
    <w:rsid w:val="009B1EB6"/>
    <w:rsid w:val="009B4598"/>
    <w:rsid w:val="009B4D07"/>
    <w:rsid w:val="009B591C"/>
    <w:rsid w:val="009B6B21"/>
    <w:rsid w:val="009C00FE"/>
    <w:rsid w:val="009C04B0"/>
    <w:rsid w:val="009C48E4"/>
    <w:rsid w:val="009C7D1C"/>
    <w:rsid w:val="009D3929"/>
    <w:rsid w:val="009D4CCC"/>
    <w:rsid w:val="009D6DC5"/>
    <w:rsid w:val="009D7167"/>
    <w:rsid w:val="009D7D11"/>
    <w:rsid w:val="009E1E50"/>
    <w:rsid w:val="009E65ED"/>
    <w:rsid w:val="009E7221"/>
    <w:rsid w:val="009F0798"/>
    <w:rsid w:val="009F454E"/>
    <w:rsid w:val="009F5206"/>
    <w:rsid w:val="00A10FFC"/>
    <w:rsid w:val="00A116D1"/>
    <w:rsid w:val="00A126D7"/>
    <w:rsid w:val="00A16B37"/>
    <w:rsid w:val="00A20C96"/>
    <w:rsid w:val="00A24DF5"/>
    <w:rsid w:val="00A33403"/>
    <w:rsid w:val="00A34B0E"/>
    <w:rsid w:val="00A34D50"/>
    <w:rsid w:val="00A35B95"/>
    <w:rsid w:val="00A35F23"/>
    <w:rsid w:val="00A4509D"/>
    <w:rsid w:val="00A516A6"/>
    <w:rsid w:val="00A51DCB"/>
    <w:rsid w:val="00A61722"/>
    <w:rsid w:val="00A63669"/>
    <w:rsid w:val="00A70781"/>
    <w:rsid w:val="00A7607B"/>
    <w:rsid w:val="00A8066A"/>
    <w:rsid w:val="00A87DD1"/>
    <w:rsid w:val="00A93A89"/>
    <w:rsid w:val="00A969D1"/>
    <w:rsid w:val="00A974C7"/>
    <w:rsid w:val="00A97949"/>
    <w:rsid w:val="00AA1E4E"/>
    <w:rsid w:val="00AB51E4"/>
    <w:rsid w:val="00AB5B89"/>
    <w:rsid w:val="00AB6347"/>
    <w:rsid w:val="00AC1A39"/>
    <w:rsid w:val="00AC4AFD"/>
    <w:rsid w:val="00AC67D0"/>
    <w:rsid w:val="00AC7AC7"/>
    <w:rsid w:val="00AD10B7"/>
    <w:rsid w:val="00AE20FB"/>
    <w:rsid w:val="00AE3E89"/>
    <w:rsid w:val="00AE6D6D"/>
    <w:rsid w:val="00AF3FFE"/>
    <w:rsid w:val="00AF7E57"/>
    <w:rsid w:val="00B06803"/>
    <w:rsid w:val="00B10697"/>
    <w:rsid w:val="00B10EA7"/>
    <w:rsid w:val="00B12D3B"/>
    <w:rsid w:val="00B13545"/>
    <w:rsid w:val="00B147D7"/>
    <w:rsid w:val="00B15CF4"/>
    <w:rsid w:val="00B175B0"/>
    <w:rsid w:val="00B20AC6"/>
    <w:rsid w:val="00B20ADA"/>
    <w:rsid w:val="00B23D56"/>
    <w:rsid w:val="00B2569B"/>
    <w:rsid w:val="00B26473"/>
    <w:rsid w:val="00B27F88"/>
    <w:rsid w:val="00B412A2"/>
    <w:rsid w:val="00B4134B"/>
    <w:rsid w:val="00B43B25"/>
    <w:rsid w:val="00B46D4F"/>
    <w:rsid w:val="00B47440"/>
    <w:rsid w:val="00B47F5A"/>
    <w:rsid w:val="00B47F5C"/>
    <w:rsid w:val="00B532E7"/>
    <w:rsid w:val="00B60112"/>
    <w:rsid w:val="00B63B8D"/>
    <w:rsid w:val="00B64A49"/>
    <w:rsid w:val="00B64CC2"/>
    <w:rsid w:val="00B64EF4"/>
    <w:rsid w:val="00B70482"/>
    <w:rsid w:val="00B722FA"/>
    <w:rsid w:val="00B7417B"/>
    <w:rsid w:val="00B7535D"/>
    <w:rsid w:val="00B77194"/>
    <w:rsid w:val="00B77822"/>
    <w:rsid w:val="00B82836"/>
    <w:rsid w:val="00B85408"/>
    <w:rsid w:val="00B90442"/>
    <w:rsid w:val="00BB28D8"/>
    <w:rsid w:val="00BC54B7"/>
    <w:rsid w:val="00BD2FD4"/>
    <w:rsid w:val="00BD424E"/>
    <w:rsid w:val="00BD4AE5"/>
    <w:rsid w:val="00BE211E"/>
    <w:rsid w:val="00BE3650"/>
    <w:rsid w:val="00BE50CF"/>
    <w:rsid w:val="00BF0D56"/>
    <w:rsid w:val="00BF12B2"/>
    <w:rsid w:val="00BF216C"/>
    <w:rsid w:val="00BF5E4F"/>
    <w:rsid w:val="00C03A26"/>
    <w:rsid w:val="00C04CB7"/>
    <w:rsid w:val="00C05565"/>
    <w:rsid w:val="00C06BDC"/>
    <w:rsid w:val="00C109B4"/>
    <w:rsid w:val="00C1100D"/>
    <w:rsid w:val="00C14009"/>
    <w:rsid w:val="00C1527A"/>
    <w:rsid w:val="00C154B8"/>
    <w:rsid w:val="00C16974"/>
    <w:rsid w:val="00C23175"/>
    <w:rsid w:val="00C23D65"/>
    <w:rsid w:val="00C245EA"/>
    <w:rsid w:val="00C25FA1"/>
    <w:rsid w:val="00C369CE"/>
    <w:rsid w:val="00C36BBC"/>
    <w:rsid w:val="00C41B9E"/>
    <w:rsid w:val="00C41F68"/>
    <w:rsid w:val="00C42A7C"/>
    <w:rsid w:val="00C4430B"/>
    <w:rsid w:val="00C52445"/>
    <w:rsid w:val="00C53518"/>
    <w:rsid w:val="00C60B01"/>
    <w:rsid w:val="00C62FDD"/>
    <w:rsid w:val="00C73513"/>
    <w:rsid w:val="00C81943"/>
    <w:rsid w:val="00C83ED7"/>
    <w:rsid w:val="00C9227B"/>
    <w:rsid w:val="00C92550"/>
    <w:rsid w:val="00C937DE"/>
    <w:rsid w:val="00C95F33"/>
    <w:rsid w:val="00C96564"/>
    <w:rsid w:val="00C96DFE"/>
    <w:rsid w:val="00CA00FA"/>
    <w:rsid w:val="00CA2308"/>
    <w:rsid w:val="00CA4717"/>
    <w:rsid w:val="00CA53BD"/>
    <w:rsid w:val="00CA5D42"/>
    <w:rsid w:val="00CB1B43"/>
    <w:rsid w:val="00CB4507"/>
    <w:rsid w:val="00CB65FE"/>
    <w:rsid w:val="00CC240D"/>
    <w:rsid w:val="00CC3BC4"/>
    <w:rsid w:val="00CD319A"/>
    <w:rsid w:val="00CD52C9"/>
    <w:rsid w:val="00CE5CA6"/>
    <w:rsid w:val="00CE77B8"/>
    <w:rsid w:val="00CF0675"/>
    <w:rsid w:val="00CF14E3"/>
    <w:rsid w:val="00CF2BAC"/>
    <w:rsid w:val="00CF431F"/>
    <w:rsid w:val="00CF4CA4"/>
    <w:rsid w:val="00CF7DBB"/>
    <w:rsid w:val="00D004A2"/>
    <w:rsid w:val="00D06C6D"/>
    <w:rsid w:val="00D114EE"/>
    <w:rsid w:val="00D161FD"/>
    <w:rsid w:val="00D16F7E"/>
    <w:rsid w:val="00D179BA"/>
    <w:rsid w:val="00D243DF"/>
    <w:rsid w:val="00D414CE"/>
    <w:rsid w:val="00D41D3F"/>
    <w:rsid w:val="00D44B09"/>
    <w:rsid w:val="00D451E7"/>
    <w:rsid w:val="00D45B1E"/>
    <w:rsid w:val="00D53006"/>
    <w:rsid w:val="00D60227"/>
    <w:rsid w:val="00D631C8"/>
    <w:rsid w:val="00D71407"/>
    <w:rsid w:val="00D7151D"/>
    <w:rsid w:val="00D7403A"/>
    <w:rsid w:val="00D752A9"/>
    <w:rsid w:val="00D80C11"/>
    <w:rsid w:val="00D80E65"/>
    <w:rsid w:val="00D90543"/>
    <w:rsid w:val="00D91CBF"/>
    <w:rsid w:val="00D95EC5"/>
    <w:rsid w:val="00DA17F1"/>
    <w:rsid w:val="00DA1CF5"/>
    <w:rsid w:val="00DA3F52"/>
    <w:rsid w:val="00DB0687"/>
    <w:rsid w:val="00DB0A45"/>
    <w:rsid w:val="00DB0FAD"/>
    <w:rsid w:val="00DB3F0E"/>
    <w:rsid w:val="00DC1B5A"/>
    <w:rsid w:val="00DD48A7"/>
    <w:rsid w:val="00DD5085"/>
    <w:rsid w:val="00DD6201"/>
    <w:rsid w:val="00DD7F20"/>
    <w:rsid w:val="00DE4590"/>
    <w:rsid w:val="00DE4BBD"/>
    <w:rsid w:val="00DE5592"/>
    <w:rsid w:val="00DE7F50"/>
    <w:rsid w:val="00DF7142"/>
    <w:rsid w:val="00E026A5"/>
    <w:rsid w:val="00E061FB"/>
    <w:rsid w:val="00E12886"/>
    <w:rsid w:val="00E1309E"/>
    <w:rsid w:val="00E132C4"/>
    <w:rsid w:val="00E1564E"/>
    <w:rsid w:val="00E17D58"/>
    <w:rsid w:val="00E22D30"/>
    <w:rsid w:val="00E23C4B"/>
    <w:rsid w:val="00E27023"/>
    <w:rsid w:val="00E27624"/>
    <w:rsid w:val="00E30D17"/>
    <w:rsid w:val="00E321D0"/>
    <w:rsid w:val="00E3412E"/>
    <w:rsid w:val="00E34198"/>
    <w:rsid w:val="00E34813"/>
    <w:rsid w:val="00E36337"/>
    <w:rsid w:val="00E36963"/>
    <w:rsid w:val="00E37EC8"/>
    <w:rsid w:val="00E409AB"/>
    <w:rsid w:val="00E47A9B"/>
    <w:rsid w:val="00E72A76"/>
    <w:rsid w:val="00E72D8B"/>
    <w:rsid w:val="00E76110"/>
    <w:rsid w:val="00E76AD1"/>
    <w:rsid w:val="00E77014"/>
    <w:rsid w:val="00E80A16"/>
    <w:rsid w:val="00E8273E"/>
    <w:rsid w:val="00E841FD"/>
    <w:rsid w:val="00E8568B"/>
    <w:rsid w:val="00E8571F"/>
    <w:rsid w:val="00E86DD7"/>
    <w:rsid w:val="00E90EFE"/>
    <w:rsid w:val="00E9375E"/>
    <w:rsid w:val="00E9647C"/>
    <w:rsid w:val="00EA1521"/>
    <w:rsid w:val="00EA4CAE"/>
    <w:rsid w:val="00EA6544"/>
    <w:rsid w:val="00EB12FB"/>
    <w:rsid w:val="00EB5187"/>
    <w:rsid w:val="00EB6355"/>
    <w:rsid w:val="00EB6853"/>
    <w:rsid w:val="00EC47A6"/>
    <w:rsid w:val="00EC7929"/>
    <w:rsid w:val="00ED0353"/>
    <w:rsid w:val="00ED0400"/>
    <w:rsid w:val="00ED3285"/>
    <w:rsid w:val="00ED3D03"/>
    <w:rsid w:val="00ED4DD8"/>
    <w:rsid w:val="00ED632E"/>
    <w:rsid w:val="00EE107F"/>
    <w:rsid w:val="00EE11AE"/>
    <w:rsid w:val="00EE5C1C"/>
    <w:rsid w:val="00EE74C6"/>
    <w:rsid w:val="00EF3A5A"/>
    <w:rsid w:val="00EF6886"/>
    <w:rsid w:val="00F029C6"/>
    <w:rsid w:val="00F0466B"/>
    <w:rsid w:val="00F04DC4"/>
    <w:rsid w:val="00F107E9"/>
    <w:rsid w:val="00F10E45"/>
    <w:rsid w:val="00F13EE9"/>
    <w:rsid w:val="00F148F3"/>
    <w:rsid w:val="00F1611C"/>
    <w:rsid w:val="00F17C1F"/>
    <w:rsid w:val="00F22B8B"/>
    <w:rsid w:val="00F25B82"/>
    <w:rsid w:val="00F30FF2"/>
    <w:rsid w:val="00F31C8F"/>
    <w:rsid w:val="00F31E45"/>
    <w:rsid w:val="00F36A5C"/>
    <w:rsid w:val="00F40EE7"/>
    <w:rsid w:val="00F513EB"/>
    <w:rsid w:val="00F53402"/>
    <w:rsid w:val="00F57900"/>
    <w:rsid w:val="00F65989"/>
    <w:rsid w:val="00F6608F"/>
    <w:rsid w:val="00F66995"/>
    <w:rsid w:val="00F66C17"/>
    <w:rsid w:val="00F72B95"/>
    <w:rsid w:val="00F75C0E"/>
    <w:rsid w:val="00F85047"/>
    <w:rsid w:val="00F8526C"/>
    <w:rsid w:val="00F86CC0"/>
    <w:rsid w:val="00F911EA"/>
    <w:rsid w:val="00F944FC"/>
    <w:rsid w:val="00F95255"/>
    <w:rsid w:val="00F95A4E"/>
    <w:rsid w:val="00F95C7A"/>
    <w:rsid w:val="00FA1279"/>
    <w:rsid w:val="00FA1788"/>
    <w:rsid w:val="00FA5EEB"/>
    <w:rsid w:val="00FA6F16"/>
    <w:rsid w:val="00FB1913"/>
    <w:rsid w:val="00FB2A80"/>
    <w:rsid w:val="00FB7DAB"/>
    <w:rsid w:val="00FC6C53"/>
    <w:rsid w:val="00FC7327"/>
    <w:rsid w:val="00FD3AF5"/>
    <w:rsid w:val="00FD3C6A"/>
    <w:rsid w:val="00FD44ED"/>
    <w:rsid w:val="00FD469C"/>
    <w:rsid w:val="00FD6F86"/>
    <w:rsid w:val="00FD7DAA"/>
    <w:rsid w:val="00FE234E"/>
    <w:rsid w:val="00FF4E41"/>
    <w:rsid w:val="00FF6FE3"/>
    <w:rsid w:val="00FF70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A9F2D"/>
  <w15:chartTrackingRefBased/>
  <w15:docId w15:val="{686C362D-EF67-4889-BB41-7D005687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3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0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6F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07A3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B0F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3844"/>
    <w:pPr>
      <w:spacing w:after="0" w:line="240" w:lineRule="auto"/>
    </w:pPr>
    <w:rPr>
      <w:rFonts w:eastAsiaTheme="minorEastAsia"/>
    </w:rPr>
  </w:style>
  <w:style w:type="character" w:customStyle="1" w:styleId="NoSpacingChar">
    <w:name w:val="No Spacing Char"/>
    <w:basedOn w:val="DefaultParagraphFont"/>
    <w:link w:val="NoSpacing"/>
    <w:uiPriority w:val="1"/>
    <w:rsid w:val="006A3844"/>
    <w:rPr>
      <w:rFonts w:eastAsiaTheme="minorEastAsia"/>
    </w:rPr>
  </w:style>
  <w:style w:type="table" w:styleId="TableGrid">
    <w:name w:val="Table Grid"/>
    <w:basedOn w:val="TableNormal"/>
    <w:uiPriority w:val="39"/>
    <w:rsid w:val="00650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243D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243DA"/>
    <w:pPr>
      <w:outlineLvl w:val="9"/>
    </w:pPr>
  </w:style>
  <w:style w:type="paragraph" w:styleId="TOC1">
    <w:name w:val="toc 1"/>
    <w:basedOn w:val="Normal"/>
    <w:next w:val="Normal"/>
    <w:autoRedefine/>
    <w:uiPriority w:val="39"/>
    <w:unhideWhenUsed/>
    <w:rsid w:val="009B591C"/>
    <w:pPr>
      <w:spacing w:after="100"/>
    </w:pPr>
  </w:style>
  <w:style w:type="character" w:styleId="Hyperlink">
    <w:name w:val="Hyperlink"/>
    <w:basedOn w:val="DefaultParagraphFont"/>
    <w:uiPriority w:val="99"/>
    <w:unhideWhenUsed/>
    <w:rsid w:val="009B591C"/>
    <w:rPr>
      <w:color w:val="0563C1" w:themeColor="hyperlink"/>
      <w:u w:val="single"/>
    </w:rPr>
  </w:style>
  <w:style w:type="character" w:customStyle="1" w:styleId="Heading2Char">
    <w:name w:val="Heading 2 Char"/>
    <w:basedOn w:val="DefaultParagraphFont"/>
    <w:link w:val="Heading2"/>
    <w:rsid w:val="005902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616F7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72E17"/>
    <w:pPr>
      <w:spacing w:after="100"/>
      <w:ind w:left="440"/>
    </w:pPr>
  </w:style>
  <w:style w:type="paragraph" w:styleId="ListParagraph">
    <w:name w:val="List Paragraph"/>
    <w:aliases w:val="lp1,List Paragraph1,List Paragraph11,Bullet 1,Use Case List Paragraph,lp11,Table Number Paragraph,Bullet List,FooterText,numbered,Paragraphe de liste1,Bulletr List Paragraph,列出段落,列出段落1,Listeafsnit1,Parágrafo da Lista1,Bullet list,リスト段落1"/>
    <w:basedOn w:val="Normal"/>
    <w:link w:val="ListParagraphChar"/>
    <w:uiPriority w:val="34"/>
    <w:qFormat/>
    <w:rsid w:val="008246CF"/>
    <w:pPr>
      <w:ind w:left="720"/>
      <w:contextualSpacing/>
    </w:pPr>
  </w:style>
  <w:style w:type="paragraph" w:styleId="TOC2">
    <w:name w:val="toc 2"/>
    <w:basedOn w:val="Normal"/>
    <w:next w:val="Normal"/>
    <w:autoRedefine/>
    <w:uiPriority w:val="39"/>
    <w:unhideWhenUsed/>
    <w:rsid w:val="006D1E90"/>
    <w:pPr>
      <w:spacing w:after="100"/>
      <w:ind w:left="220"/>
    </w:pPr>
  </w:style>
  <w:style w:type="character" w:customStyle="1" w:styleId="fontstyle01">
    <w:name w:val="fontstyle01"/>
    <w:basedOn w:val="DefaultParagraphFont"/>
    <w:rsid w:val="00B46D4F"/>
    <w:rPr>
      <w:rFonts w:ascii="Book Antiqua" w:hAnsi="Book Antiqua" w:hint="default"/>
      <w:b/>
      <w:bCs/>
      <w:i/>
      <w:iCs/>
      <w:color w:val="000000"/>
      <w:sz w:val="24"/>
      <w:szCs w:val="24"/>
    </w:rPr>
  </w:style>
  <w:style w:type="paragraph" w:styleId="NormalWeb">
    <w:name w:val="Normal (Web)"/>
    <w:basedOn w:val="Normal"/>
    <w:uiPriority w:val="99"/>
    <w:semiHidden/>
    <w:unhideWhenUsed/>
    <w:rsid w:val="000D55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650"/>
    <w:rPr>
      <w:b/>
      <w:bCs/>
    </w:rPr>
  </w:style>
  <w:style w:type="table" w:styleId="PlainTable1">
    <w:name w:val="Plain Table 1"/>
    <w:basedOn w:val="TableNormal"/>
    <w:uiPriority w:val="41"/>
    <w:rsid w:val="00490D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21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236"/>
  </w:style>
  <w:style w:type="paragraph" w:styleId="Footer">
    <w:name w:val="footer"/>
    <w:basedOn w:val="Normal"/>
    <w:link w:val="FooterChar"/>
    <w:uiPriority w:val="99"/>
    <w:unhideWhenUsed/>
    <w:rsid w:val="00221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236"/>
  </w:style>
  <w:style w:type="character" w:customStyle="1" w:styleId="Heading4Char">
    <w:name w:val="Heading 4 Char"/>
    <w:basedOn w:val="DefaultParagraphFont"/>
    <w:link w:val="Heading4"/>
    <w:rsid w:val="00707A3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33B86"/>
    <w:rPr>
      <w:i/>
      <w:iCs/>
    </w:rPr>
  </w:style>
  <w:style w:type="character" w:customStyle="1" w:styleId="Heading5Char">
    <w:name w:val="Heading 5 Char"/>
    <w:basedOn w:val="DefaultParagraphFont"/>
    <w:link w:val="Heading5"/>
    <w:uiPriority w:val="9"/>
    <w:rsid w:val="00DB0FAD"/>
    <w:rPr>
      <w:rFonts w:asciiTheme="majorHAnsi" w:eastAsiaTheme="majorEastAsia" w:hAnsiTheme="majorHAnsi" w:cstheme="majorBidi"/>
      <w:color w:val="2F5496" w:themeColor="accent1" w:themeShade="BF"/>
    </w:rPr>
  </w:style>
  <w:style w:type="table" w:styleId="TableGridLight">
    <w:name w:val="Grid Table Light"/>
    <w:basedOn w:val="TableNormal"/>
    <w:uiPriority w:val="40"/>
    <w:rsid w:val="000605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C03A26"/>
    <w:rPr>
      <w:sz w:val="16"/>
      <w:szCs w:val="16"/>
    </w:rPr>
  </w:style>
  <w:style w:type="paragraph" w:styleId="CommentText">
    <w:name w:val="annotation text"/>
    <w:basedOn w:val="Normal"/>
    <w:link w:val="CommentTextChar"/>
    <w:uiPriority w:val="99"/>
    <w:semiHidden/>
    <w:unhideWhenUsed/>
    <w:rsid w:val="00C03A26"/>
    <w:pPr>
      <w:spacing w:line="240" w:lineRule="auto"/>
    </w:pPr>
    <w:rPr>
      <w:sz w:val="20"/>
      <w:szCs w:val="20"/>
    </w:rPr>
  </w:style>
  <w:style w:type="character" w:customStyle="1" w:styleId="CommentTextChar">
    <w:name w:val="Comment Text Char"/>
    <w:basedOn w:val="DefaultParagraphFont"/>
    <w:link w:val="CommentText"/>
    <w:uiPriority w:val="99"/>
    <w:semiHidden/>
    <w:rsid w:val="00C03A26"/>
    <w:rPr>
      <w:sz w:val="20"/>
      <w:szCs w:val="20"/>
    </w:rPr>
  </w:style>
  <w:style w:type="paragraph" w:styleId="CommentSubject">
    <w:name w:val="annotation subject"/>
    <w:basedOn w:val="CommentText"/>
    <w:next w:val="CommentText"/>
    <w:link w:val="CommentSubjectChar"/>
    <w:uiPriority w:val="99"/>
    <w:semiHidden/>
    <w:unhideWhenUsed/>
    <w:rsid w:val="00C03A26"/>
    <w:rPr>
      <w:b/>
      <w:bCs/>
    </w:rPr>
  </w:style>
  <w:style w:type="character" w:customStyle="1" w:styleId="CommentSubjectChar">
    <w:name w:val="Comment Subject Char"/>
    <w:basedOn w:val="CommentTextChar"/>
    <w:link w:val="CommentSubject"/>
    <w:uiPriority w:val="99"/>
    <w:semiHidden/>
    <w:rsid w:val="00C03A26"/>
    <w:rPr>
      <w:b/>
      <w:bCs/>
      <w:sz w:val="20"/>
      <w:szCs w:val="20"/>
    </w:rPr>
  </w:style>
  <w:style w:type="paragraph" w:styleId="BalloonText">
    <w:name w:val="Balloon Text"/>
    <w:basedOn w:val="Normal"/>
    <w:link w:val="BalloonTextChar"/>
    <w:uiPriority w:val="99"/>
    <w:semiHidden/>
    <w:unhideWhenUsed/>
    <w:rsid w:val="00C03A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3A26"/>
    <w:rPr>
      <w:rFonts w:ascii="Segoe UI" w:hAnsi="Segoe UI" w:cs="Segoe UI"/>
      <w:sz w:val="18"/>
      <w:szCs w:val="18"/>
    </w:rPr>
  </w:style>
  <w:style w:type="paragraph" w:customStyle="1" w:styleId="paragraph">
    <w:name w:val="paragraph"/>
    <w:basedOn w:val="Normal"/>
    <w:rsid w:val="008833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83376"/>
  </w:style>
  <w:style w:type="character" w:customStyle="1" w:styleId="eop">
    <w:name w:val="eop"/>
    <w:basedOn w:val="DefaultParagraphFont"/>
    <w:rsid w:val="00883376"/>
  </w:style>
  <w:style w:type="paragraph" w:customStyle="1" w:styleId="TableParagraph">
    <w:name w:val="Table Paragraph"/>
    <w:basedOn w:val="Normal"/>
    <w:uiPriority w:val="1"/>
    <w:qFormat/>
    <w:rsid w:val="00A97949"/>
    <w:pPr>
      <w:widowControl w:val="0"/>
      <w:autoSpaceDE w:val="0"/>
      <w:autoSpaceDN w:val="0"/>
      <w:spacing w:after="0" w:line="240" w:lineRule="auto"/>
      <w:ind w:left="107"/>
    </w:pPr>
    <w:rPr>
      <w:rFonts w:ascii="Arial" w:eastAsia="Arial" w:hAnsi="Arial" w:cs="Arial"/>
      <w:lang w:bidi="en-US"/>
    </w:rPr>
  </w:style>
  <w:style w:type="character" w:customStyle="1" w:styleId="ListParagraphChar">
    <w:name w:val="List Paragraph Char"/>
    <w:aliases w:val="lp1 Char,List Paragraph1 Char,List Paragraph11 Char,Bullet 1 Char,Use Case List Paragraph Char,lp11 Char,Table Number Paragraph Char,Bullet List Char,FooterText Char,numbered Char,Paragraphe de liste1 Char,Bulletr List Paragraph Char"/>
    <w:link w:val="ListParagraph"/>
    <w:uiPriority w:val="34"/>
    <w:qFormat/>
    <w:locked/>
    <w:rsid w:val="008A2AC6"/>
  </w:style>
  <w:style w:type="character" w:styleId="FollowedHyperlink">
    <w:name w:val="FollowedHyperlink"/>
    <w:basedOn w:val="DefaultParagraphFont"/>
    <w:uiPriority w:val="99"/>
    <w:semiHidden/>
    <w:unhideWhenUsed/>
    <w:rsid w:val="00F31E45"/>
    <w:rPr>
      <w:color w:val="954F72" w:themeColor="followedHyperlink"/>
      <w:u w:val="single"/>
    </w:rPr>
  </w:style>
  <w:style w:type="table" w:styleId="GridTable4-Accent1">
    <w:name w:val="Grid Table 4 Accent 1"/>
    <w:basedOn w:val="TableNormal"/>
    <w:uiPriority w:val="49"/>
    <w:rsid w:val="00D80E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7B594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IntenseReference">
    <w:name w:val="Intense Reference"/>
    <w:basedOn w:val="DefaultParagraphFont"/>
    <w:uiPriority w:val="32"/>
    <w:qFormat/>
    <w:rsid w:val="00FD3AF5"/>
    <w:rPr>
      <w:b/>
      <w:bCs/>
      <w:smallCaps/>
      <w:color w:val="4472C4" w:themeColor="accent1"/>
      <w:spacing w:val="5"/>
    </w:rPr>
  </w:style>
  <w:style w:type="paragraph" w:styleId="IntenseQuote">
    <w:name w:val="Intense Quote"/>
    <w:basedOn w:val="Normal"/>
    <w:next w:val="Normal"/>
    <w:link w:val="IntenseQuoteChar"/>
    <w:uiPriority w:val="30"/>
    <w:qFormat/>
    <w:rsid w:val="009154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15484"/>
    <w:rPr>
      <w:i/>
      <w:iCs/>
      <w:color w:val="4472C4" w:themeColor="accent1"/>
    </w:rPr>
  </w:style>
  <w:style w:type="table" w:customStyle="1" w:styleId="TableGrid0">
    <w:name w:val="TableGrid"/>
    <w:rsid w:val="00DB0A45"/>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1221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3667">
      <w:bodyDiv w:val="1"/>
      <w:marLeft w:val="0"/>
      <w:marRight w:val="0"/>
      <w:marTop w:val="0"/>
      <w:marBottom w:val="0"/>
      <w:divBdr>
        <w:top w:val="none" w:sz="0" w:space="0" w:color="auto"/>
        <w:left w:val="none" w:sz="0" w:space="0" w:color="auto"/>
        <w:bottom w:val="none" w:sz="0" w:space="0" w:color="auto"/>
        <w:right w:val="none" w:sz="0" w:space="0" w:color="auto"/>
      </w:divBdr>
    </w:div>
    <w:div w:id="51122786">
      <w:bodyDiv w:val="1"/>
      <w:marLeft w:val="0"/>
      <w:marRight w:val="0"/>
      <w:marTop w:val="0"/>
      <w:marBottom w:val="0"/>
      <w:divBdr>
        <w:top w:val="none" w:sz="0" w:space="0" w:color="auto"/>
        <w:left w:val="none" w:sz="0" w:space="0" w:color="auto"/>
        <w:bottom w:val="none" w:sz="0" w:space="0" w:color="auto"/>
        <w:right w:val="none" w:sz="0" w:space="0" w:color="auto"/>
      </w:divBdr>
    </w:div>
    <w:div w:id="92632102">
      <w:bodyDiv w:val="1"/>
      <w:marLeft w:val="0"/>
      <w:marRight w:val="0"/>
      <w:marTop w:val="0"/>
      <w:marBottom w:val="0"/>
      <w:divBdr>
        <w:top w:val="none" w:sz="0" w:space="0" w:color="auto"/>
        <w:left w:val="none" w:sz="0" w:space="0" w:color="auto"/>
        <w:bottom w:val="none" w:sz="0" w:space="0" w:color="auto"/>
        <w:right w:val="none" w:sz="0" w:space="0" w:color="auto"/>
      </w:divBdr>
    </w:div>
    <w:div w:id="115370904">
      <w:bodyDiv w:val="1"/>
      <w:marLeft w:val="0"/>
      <w:marRight w:val="0"/>
      <w:marTop w:val="0"/>
      <w:marBottom w:val="0"/>
      <w:divBdr>
        <w:top w:val="none" w:sz="0" w:space="0" w:color="auto"/>
        <w:left w:val="none" w:sz="0" w:space="0" w:color="auto"/>
        <w:bottom w:val="none" w:sz="0" w:space="0" w:color="auto"/>
        <w:right w:val="none" w:sz="0" w:space="0" w:color="auto"/>
      </w:divBdr>
    </w:div>
    <w:div w:id="115761548">
      <w:bodyDiv w:val="1"/>
      <w:marLeft w:val="0"/>
      <w:marRight w:val="0"/>
      <w:marTop w:val="0"/>
      <w:marBottom w:val="0"/>
      <w:divBdr>
        <w:top w:val="none" w:sz="0" w:space="0" w:color="auto"/>
        <w:left w:val="none" w:sz="0" w:space="0" w:color="auto"/>
        <w:bottom w:val="none" w:sz="0" w:space="0" w:color="auto"/>
        <w:right w:val="none" w:sz="0" w:space="0" w:color="auto"/>
      </w:divBdr>
    </w:div>
    <w:div w:id="125395052">
      <w:bodyDiv w:val="1"/>
      <w:marLeft w:val="0"/>
      <w:marRight w:val="0"/>
      <w:marTop w:val="0"/>
      <w:marBottom w:val="0"/>
      <w:divBdr>
        <w:top w:val="none" w:sz="0" w:space="0" w:color="auto"/>
        <w:left w:val="none" w:sz="0" w:space="0" w:color="auto"/>
        <w:bottom w:val="none" w:sz="0" w:space="0" w:color="auto"/>
        <w:right w:val="none" w:sz="0" w:space="0" w:color="auto"/>
      </w:divBdr>
    </w:div>
    <w:div w:id="264659516">
      <w:bodyDiv w:val="1"/>
      <w:marLeft w:val="0"/>
      <w:marRight w:val="0"/>
      <w:marTop w:val="0"/>
      <w:marBottom w:val="0"/>
      <w:divBdr>
        <w:top w:val="none" w:sz="0" w:space="0" w:color="auto"/>
        <w:left w:val="none" w:sz="0" w:space="0" w:color="auto"/>
        <w:bottom w:val="none" w:sz="0" w:space="0" w:color="auto"/>
        <w:right w:val="none" w:sz="0" w:space="0" w:color="auto"/>
      </w:divBdr>
    </w:div>
    <w:div w:id="292299204">
      <w:bodyDiv w:val="1"/>
      <w:marLeft w:val="0"/>
      <w:marRight w:val="0"/>
      <w:marTop w:val="0"/>
      <w:marBottom w:val="0"/>
      <w:divBdr>
        <w:top w:val="none" w:sz="0" w:space="0" w:color="auto"/>
        <w:left w:val="none" w:sz="0" w:space="0" w:color="auto"/>
        <w:bottom w:val="none" w:sz="0" w:space="0" w:color="auto"/>
        <w:right w:val="none" w:sz="0" w:space="0" w:color="auto"/>
      </w:divBdr>
    </w:div>
    <w:div w:id="316540876">
      <w:bodyDiv w:val="1"/>
      <w:marLeft w:val="0"/>
      <w:marRight w:val="0"/>
      <w:marTop w:val="0"/>
      <w:marBottom w:val="0"/>
      <w:divBdr>
        <w:top w:val="none" w:sz="0" w:space="0" w:color="auto"/>
        <w:left w:val="none" w:sz="0" w:space="0" w:color="auto"/>
        <w:bottom w:val="none" w:sz="0" w:space="0" w:color="auto"/>
        <w:right w:val="none" w:sz="0" w:space="0" w:color="auto"/>
      </w:divBdr>
    </w:div>
    <w:div w:id="319892035">
      <w:bodyDiv w:val="1"/>
      <w:marLeft w:val="0"/>
      <w:marRight w:val="0"/>
      <w:marTop w:val="0"/>
      <w:marBottom w:val="0"/>
      <w:divBdr>
        <w:top w:val="none" w:sz="0" w:space="0" w:color="auto"/>
        <w:left w:val="none" w:sz="0" w:space="0" w:color="auto"/>
        <w:bottom w:val="none" w:sz="0" w:space="0" w:color="auto"/>
        <w:right w:val="none" w:sz="0" w:space="0" w:color="auto"/>
      </w:divBdr>
    </w:div>
    <w:div w:id="324627775">
      <w:bodyDiv w:val="1"/>
      <w:marLeft w:val="0"/>
      <w:marRight w:val="0"/>
      <w:marTop w:val="0"/>
      <w:marBottom w:val="0"/>
      <w:divBdr>
        <w:top w:val="none" w:sz="0" w:space="0" w:color="auto"/>
        <w:left w:val="none" w:sz="0" w:space="0" w:color="auto"/>
        <w:bottom w:val="none" w:sz="0" w:space="0" w:color="auto"/>
        <w:right w:val="none" w:sz="0" w:space="0" w:color="auto"/>
      </w:divBdr>
      <w:divsChild>
        <w:div w:id="1309436129">
          <w:marLeft w:val="0"/>
          <w:marRight w:val="0"/>
          <w:marTop w:val="0"/>
          <w:marBottom w:val="0"/>
          <w:divBdr>
            <w:top w:val="none" w:sz="0" w:space="0" w:color="auto"/>
            <w:left w:val="none" w:sz="0" w:space="0" w:color="auto"/>
            <w:bottom w:val="none" w:sz="0" w:space="0" w:color="auto"/>
            <w:right w:val="none" w:sz="0" w:space="0" w:color="auto"/>
          </w:divBdr>
          <w:divsChild>
            <w:div w:id="1364016106">
              <w:marLeft w:val="0"/>
              <w:marRight w:val="0"/>
              <w:marTop w:val="0"/>
              <w:marBottom w:val="0"/>
              <w:divBdr>
                <w:top w:val="none" w:sz="0" w:space="0" w:color="auto"/>
                <w:left w:val="none" w:sz="0" w:space="0" w:color="auto"/>
                <w:bottom w:val="none" w:sz="0" w:space="0" w:color="auto"/>
                <w:right w:val="none" w:sz="0" w:space="0" w:color="auto"/>
              </w:divBdr>
            </w:div>
            <w:div w:id="246812154">
              <w:marLeft w:val="0"/>
              <w:marRight w:val="0"/>
              <w:marTop w:val="0"/>
              <w:marBottom w:val="0"/>
              <w:divBdr>
                <w:top w:val="none" w:sz="0" w:space="0" w:color="auto"/>
                <w:left w:val="none" w:sz="0" w:space="0" w:color="auto"/>
                <w:bottom w:val="none" w:sz="0" w:space="0" w:color="auto"/>
                <w:right w:val="none" w:sz="0" w:space="0" w:color="auto"/>
              </w:divBdr>
            </w:div>
          </w:divsChild>
        </w:div>
        <w:div w:id="2134322700">
          <w:marLeft w:val="0"/>
          <w:marRight w:val="0"/>
          <w:marTop w:val="0"/>
          <w:marBottom w:val="0"/>
          <w:divBdr>
            <w:top w:val="none" w:sz="0" w:space="0" w:color="auto"/>
            <w:left w:val="none" w:sz="0" w:space="0" w:color="auto"/>
            <w:bottom w:val="none" w:sz="0" w:space="0" w:color="auto"/>
            <w:right w:val="none" w:sz="0" w:space="0" w:color="auto"/>
          </w:divBdr>
          <w:divsChild>
            <w:div w:id="962925499">
              <w:marLeft w:val="0"/>
              <w:marRight w:val="0"/>
              <w:marTop w:val="0"/>
              <w:marBottom w:val="0"/>
              <w:divBdr>
                <w:top w:val="none" w:sz="0" w:space="0" w:color="auto"/>
                <w:left w:val="none" w:sz="0" w:space="0" w:color="auto"/>
                <w:bottom w:val="none" w:sz="0" w:space="0" w:color="auto"/>
                <w:right w:val="none" w:sz="0" w:space="0" w:color="auto"/>
              </w:divBdr>
            </w:div>
            <w:div w:id="185680086">
              <w:marLeft w:val="0"/>
              <w:marRight w:val="0"/>
              <w:marTop w:val="0"/>
              <w:marBottom w:val="0"/>
              <w:divBdr>
                <w:top w:val="none" w:sz="0" w:space="0" w:color="auto"/>
                <w:left w:val="none" w:sz="0" w:space="0" w:color="auto"/>
                <w:bottom w:val="none" w:sz="0" w:space="0" w:color="auto"/>
                <w:right w:val="none" w:sz="0" w:space="0" w:color="auto"/>
              </w:divBdr>
            </w:div>
          </w:divsChild>
        </w:div>
        <w:div w:id="270285845">
          <w:marLeft w:val="0"/>
          <w:marRight w:val="0"/>
          <w:marTop w:val="0"/>
          <w:marBottom w:val="0"/>
          <w:divBdr>
            <w:top w:val="none" w:sz="0" w:space="0" w:color="auto"/>
            <w:left w:val="none" w:sz="0" w:space="0" w:color="auto"/>
            <w:bottom w:val="none" w:sz="0" w:space="0" w:color="auto"/>
            <w:right w:val="none" w:sz="0" w:space="0" w:color="auto"/>
          </w:divBdr>
          <w:divsChild>
            <w:div w:id="618100203">
              <w:marLeft w:val="0"/>
              <w:marRight w:val="0"/>
              <w:marTop w:val="0"/>
              <w:marBottom w:val="0"/>
              <w:divBdr>
                <w:top w:val="none" w:sz="0" w:space="0" w:color="auto"/>
                <w:left w:val="none" w:sz="0" w:space="0" w:color="auto"/>
                <w:bottom w:val="none" w:sz="0" w:space="0" w:color="auto"/>
                <w:right w:val="none" w:sz="0" w:space="0" w:color="auto"/>
              </w:divBdr>
            </w:div>
            <w:div w:id="1628392147">
              <w:marLeft w:val="0"/>
              <w:marRight w:val="0"/>
              <w:marTop w:val="0"/>
              <w:marBottom w:val="0"/>
              <w:divBdr>
                <w:top w:val="none" w:sz="0" w:space="0" w:color="auto"/>
                <w:left w:val="none" w:sz="0" w:space="0" w:color="auto"/>
                <w:bottom w:val="none" w:sz="0" w:space="0" w:color="auto"/>
                <w:right w:val="none" w:sz="0" w:space="0" w:color="auto"/>
              </w:divBdr>
            </w:div>
            <w:div w:id="371075988">
              <w:marLeft w:val="0"/>
              <w:marRight w:val="0"/>
              <w:marTop w:val="0"/>
              <w:marBottom w:val="0"/>
              <w:divBdr>
                <w:top w:val="none" w:sz="0" w:space="0" w:color="auto"/>
                <w:left w:val="none" w:sz="0" w:space="0" w:color="auto"/>
                <w:bottom w:val="none" w:sz="0" w:space="0" w:color="auto"/>
                <w:right w:val="none" w:sz="0" w:space="0" w:color="auto"/>
              </w:divBdr>
            </w:div>
            <w:div w:id="1759717446">
              <w:marLeft w:val="0"/>
              <w:marRight w:val="0"/>
              <w:marTop w:val="0"/>
              <w:marBottom w:val="0"/>
              <w:divBdr>
                <w:top w:val="none" w:sz="0" w:space="0" w:color="auto"/>
                <w:left w:val="none" w:sz="0" w:space="0" w:color="auto"/>
                <w:bottom w:val="none" w:sz="0" w:space="0" w:color="auto"/>
                <w:right w:val="none" w:sz="0" w:space="0" w:color="auto"/>
              </w:divBdr>
            </w:div>
            <w:div w:id="320739945">
              <w:marLeft w:val="0"/>
              <w:marRight w:val="0"/>
              <w:marTop w:val="0"/>
              <w:marBottom w:val="0"/>
              <w:divBdr>
                <w:top w:val="none" w:sz="0" w:space="0" w:color="auto"/>
                <w:left w:val="none" w:sz="0" w:space="0" w:color="auto"/>
                <w:bottom w:val="none" w:sz="0" w:space="0" w:color="auto"/>
                <w:right w:val="none" w:sz="0" w:space="0" w:color="auto"/>
              </w:divBdr>
            </w:div>
            <w:div w:id="1049302122">
              <w:marLeft w:val="0"/>
              <w:marRight w:val="0"/>
              <w:marTop w:val="0"/>
              <w:marBottom w:val="0"/>
              <w:divBdr>
                <w:top w:val="none" w:sz="0" w:space="0" w:color="auto"/>
                <w:left w:val="none" w:sz="0" w:space="0" w:color="auto"/>
                <w:bottom w:val="none" w:sz="0" w:space="0" w:color="auto"/>
                <w:right w:val="none" w:sz="0" w:space="0" w:color="auto"/>
              </w:divBdr>
            </w:div>
            <w:div w:id="706292145">
              <w:marLeft w:val="0"/>
              <w:marRight w:val="0"/>
              <w:marTop w:val="0"/>
              <w:marBottom w:val="0"/>
              <w:divBdr>
                <w:top w:val="none" w:sz="0" w:space="0" w:color="auto"/>
                <w:left w:val="none" w:sz="0" w:space="0" w:color="auto"/>
                <w:bottom w:val="none" w:sz="0" w:space="0" w:color="auto"/>
                <w:right w:val="none" w:sz="0" w:space="0" w:color="auto"/>
              </w:divBdr>
            </w:div>
            <w:div w:id="1903717241">
              <w:marLeft w:val="0"/>
              <w:marRight w:val="0"/>
              <w:marTop w:val="0"/>
              <w:marBottom w:val="0"/>
              <w:divBdr>
                <w:top w:val="none" w:sz="0" w:space="0" w:color="auto"/>
                <w:left w:val="none" w:sz="0" w:space="0" w:color="auto"/>
                <w:bottom w:val="none" w:sz="0" w:space="0" w:color="auto"/>
                <w:right w:val="none" w:sz="0" w:space="0" w:color="auto"/>
              </w:divBdr>
            </w:div>
            <w:div w:id="744768577">
              <w:marLeft w:val="0"/>
              <w:marRight w:val="0"/>
              <w:marTop w:val="0"/>
              <w:marBottom w:val="0"/>
              <w:divBdr>
                <w:top w:val="none" w:sz="0" w:space="0" w:color="auto"/>
                <w:left w:val="none" w:sz="0" w:space="0" w:color="auto"/>
                <w:bottom w:val="none" w:sz="0" w:space="0" w:color="auto"/>
                <w:right w:val="none" w:sz="0" w:space="0" w:color="auto"/>
              </w:divBdr>
            </w:div>
          </w:divsChild>
        </w:div>
        <w:div w:id="1062868437">
          <w:marLeft w:val="0"/>
          <w:marRight w:val="0"/>
          <w:marTop w:val="0"/>
          <w:marBottom w:val="0"/>
          <w:divBdr>
            <w:top w:val="none" w:sz="0" w:space="0" w:color="auto"/>
            <w:left w:val="none" w:sz="0" w:space="0" w:color="auto"/>
            <w:bottom w:val="none" w:sz="0" w:space="0" w:color="auto"/>
            <w:right w:val="none" w:sz="0" w:space="0" w:color="auto"/>
          </w:divBdr>
          <w:divsChild>
            <w:div w:id="2052268860">
              <w:marLeft w:val="0"/>
              <w:marRight w:val="0"/>
              <w:marTop w:val="0"/>
              <w:marBottom w:val="0"/>
              <w:divBdr>
                <w:top w:val="none" w:sz="0" w:space="0" w:color="auto"/>
                <w:left w:val="none" w:sz="0" w:space="0" w:color="auto"/>
                <w:bottom w:val="none" w:sz="0" w:space="0" w:color="auto"/>
                <w:right w:val="none" w:sz="0" w:space="0" w:color="auto"/>
              </w:divBdr>
            </w:div>
            <w:div w:id="882132868">
              <w:marLeft w:val="0"/>
              <w:marRight w:val="0"/>
              <w:marTop w:val="0"/>
              <w:marBottom w:val="0"/>
              <w:divBdr>
                <w:top w:val="none" w:sz="0" w:space="0" w:color="auto"/>
                <w:left w:val="none" w:sz="0" w:space="0" w:color="auto"/>
                <w:bottom w:val="none" w:sz="0" w:space="0" w:color="auto"/>
                <w:right w:val="none" w:sz="0" w:space="0" w:color="auto"/>
              </w:divBdr>
            </w:div>
            <w:div w:id="504710260">
              <w:marLeft w:val="0"/>
              <w:marRight w:val="0"/>
              <w:marTop w:val="0"/>
              <w:marBottom w:val="0"/>
              <w:divBdr>
                <w:top w:val="none" w:sz="0" w:space="0" w:color="auto"/>
                <w:left w:val="none" w:sz="0" w:space="0" w:color="auto"/>
                <w:bottom w:val="none" w:sz="0" w:space="0" w:color="auto"/>
                <w:right w:val="none" w:sz="0" w:space="0" w:color="auto"/>
              </w:divBdr>
            </w:div>
            <w:div w:id="941229120">
              <w:marLeft w:val="0"/>
              <w:marRight w:val="0"/>
              <w:marTop w:val="0"/>
              <w:marBottom w:val="0"/>
              <w:divBdr>
                <w:top w:val="none" w:sz="0" w:space="0" w:color="auto"/>
                <w:left w:val="none" w:sz="0" w:space="0" w:color="auto"/>
                <w:bottom w:val="none" w:sz="0" w:space="0" w:color="auto"/>
                <w:right w:val="none" w:sz="0" w:space="0" w:color="auto"/>
              </w:divBdr>
            </w:div>
            <w:div w:id="551581425">
              <w:marLeft w:val="0"/>
              <w:marRight w:val="0"/>
              <w:marTop w:val="0"/>
              <w:marBottom w:val="0"/>
              <w:divBdr>
                <w:top w:val="none" w:sz="0" w:space="0" w:color="auto"/>
                <w:left w:val="none" w:sz="0" w:space="0" w:color="auto"/>
                <w:bottom w:val="none" w:sz="0" w:space="0" w:color="auto"/>
                <w:right w:val="none" w:sz="0" w:space="0" w:color="auto"/>
              </w:divBdr>
            </w:div>
            <w:div w:id="609245123">
              <w:marLeft w:val="0"/>
              <w:marRight w:val="0"/>
              <w:marTop w:val="0"/>
              <w:marBottom w:val="0"/>
              <w:divBdr>
                <w:top w:val="none" w:sz="0" w:space="0" w:color="auto"/>
                <w:left w:val="none" w:sz="0" w:space="0" w:color="auto"/>
                <w:bottom w:val="none" w:sz="0" w:space="0" w:color="auto"/>
                <w:right w:val="none" w:sz="0" w:space="0" w:color="auto"/>
              </w:divBdr>
            </w:div>
            <w:div w:id="2121559797">
              <w:marLeft w:val="0"/>
              <w:marRight w:val="0"/>
              <w:marTop w:val="0"/>
              <w:marBottom w:val="0"/>
              <w:divBdr>
                <w:top w:val="none" w:sz="0" w:space="0" w:color="auto"/>
                <w:left w:val="none" w:sz="0" w:space="0" w:color="auto"/>
                <w:bottom w:val="none" w:sz="0" w:space="0" w:color="auto"/>
                <w:right w:val="none" w:sz="0" w:space="0" w:color="auto"/>
              </w:divBdr>
            </w:div>
            <w:div w:id="1468472290">
              <w:marLeft w:val="0"/>
              <w:marRight w:val="0"/>
              <w:marTop w:val="0"/>
              <w:marBottom w:val="0"/>
              <w:divBdr>
                <w:top w:val="none" w:sz="0" w:space="0" w:color="auto"/>
                <w:left w:val="none" w:sz="0" w:space="0" w:color="auto"/>
                <w:bottom w:val="none" w:sz="0" w:space="0" w:color="auto"/>
                <w:right w:val="none" w:sz="0" w:space="0" w:color="auto"/>
              </w:divBdr>
            </w:div>
          </w:divsChild>
        </w:div>
        <w:div w:id="118189541">
          <w:marLeft w:val="0"/>
          <w:marRight w:val="0"/>
          <w:marTop w:val="0"/>
          <w:marBottom w:val="0"/>
          <w:divBdr>
            <w:top w:val="none" w:sz="0" w:space="0" w:color="auto"/>
            <w:left w:val="none" w:sz="0" w:space="0" w:color="auto"/>
            <w:bottom w:val="none" w:sz="0" w:space="0" w:color="auto"/>
            <w:right w:val="none" w:sz="0" w:space="0" w:color="auto"/>
          </w:divBdr>
          <w:divsChild>
            <w:div w:id="620766663">
              <w:marLeft w:val="0"/>
              <w:marRight w:val="0"/>
              <w:marTop w:val="0"/>
              <w:marBottom w:val="0"/>
              <w:divBdr>
                <w:top w:val="none" w:sz="0" w:space="0" w:color="auto"/>
                <w:left w:val="none" w:sz="0" w:space="0" w:color="auto"/>
                <w:bottom w:val="none" w:sz="0" w:space="0" w:color="auto"/>
                <w:right w:val="none" w:sz="0" w:space="0" w:color="auto"/>
              </w:divBdr>
            </w:div>
            <w:div w:id="1357199408">
              <w:marLeft w:val="0"/>
              <w:marRight w:val="0"/>
              <w:marTop w:val="0"/>
              <w:marBottom w:val="0"/>
              <w:divBdr>
                <w:top w:val="none" w:sz="0" w:space="0" w:color="auto"/>
                <w:left w:val="none" w:sz="0" w:space="0" w:color="auto"/>
                <w:bottom w:val="none" w:sz="0" w:space="0" w:color="auto"/>
                <w:right w:val="none" w:sz="0" w:space="0" w:color="auto"/>
              </w:divBdr>
            </w:div>
            <w:div w:id="543106200">
              <w:marLeft w:val="0"/>
              <w:marRight w:val="0"/>
              <w:marTop w:val="0"/>
              <w:marBottom w:val="0"/>
              <w:divBdr>
                <w:top w:val="none" w:sz="0" w:space="0" w:color="auto"/>
                <w:left w:val="none" w:sz="0" w:space="0" w:color="auto"/>
                <w:bottom w:val="none" w:sz="0" w:space="0" w:color="auto"/>
                <w:right w:val="none" w:sz="0" w:space="0" w:color="auto"/>
              </w:divBdr>
            </w:div>
            <w:div w:id="1926843579">
              <w:marLeft w:val="0"/>
              <w:marRight w:val="0"/>
              <w:marTop w:val="0"/>
              <w:marBottom w:val="0"/>
              <w:divBdr>
                <w:top w:val="none" w:sz="0" w:space="0" w:color="auto"/>
                <w:left w:val="none" w:sz="0" w:space="0" w:color="auto"/>
                <w:bottom w:val="none" w:sz="0" w:space="0" w:color="auto"/>
                <w:right w:val="none" w:sz="0" w:space="0" w:color="auto"/>
              </w:divBdr>
            </w:div>
            <w:div w:id="1314138401">
              <w:marLeft w:val="0"/>
              <w:marRight w:val="0"/>
              <w:marTop w:val="0"/>
              <w:marBottom w:val="0"/>
              <w:divBdr>
                <w:top w:val="none" w:sz="0" w:space="0" w:color="auto"/>
                <w:left w:val="none" w:sz="0" w:space="0" w:color="auto"/>
                <w:bottom w:val="none" w:sz="0" w:space="0" w:color="auto"/>
                <w:right w:val="none" w:sz="0" w:space="0" w:color="auto"/>
              </w:divBdr>
            </w:div>
            <w:div w:id="2031374170">
              <w:marLeft w:val="0"/>
              <w:marRight w:val="0"/>
              <w:marTop w:val="0"/>
              <w:marBottom w:val="0"/>
              <w:divBdr>
                <w:top w:val="none" w:sz="0" w:space="0" w:color="auto"/>
                <w:left w:val="none" w:sz="0" w:space="0" w:color="auto"/>
                <w:bottom w:val="none" w:sz="0" w:space="0" w:color="auto"/>
                <w:right w:val="none" w:sz="0" w:space="0" w:color="auto"/>
              </w:divBdr>
            </w:div>
            <w:div w:id="1085609368">
              <w:marLeft w:val="0"/>
              <w:marRight w:val="0"/>
              <w:marTop w:val="0"/>
              <w:marBottom w:val="0"/>
              <w:divBdr>
                <w:top w:val="none" w:sz="0" w:space="0" w:color="auto"/>
                <w:left w:val="none" w:sz="0" w:space="0" w:color="auto"/>
                <w:bottom w:val="none" w:sz="0" w:space="0" w:color="auto"/>
                <w:right w:val="none" w:sz="0" w:space="0" w:color="auto"/>
              </w:divBdr>
            </w:div>
            <w:div w:id="1697467447">
              <w:marLeft w:val="0"/>
              <w:marRight w:val="0"/>
              <w:marTop w:val="0"/>
              <w:marBottom w:val="0"/>
              <w:divBdr>
                <w:top w:val="none" w:sz="0" w:space="0" w:color="auto"/>
                <w:left w:val="none" w:sz="0" w:space="0" w:color="auto"/>
                <w:bottom w:val="none" w:sz="0" w:space="0" w:color="auto"/>
                <w:right w:val="none" w:sz="0" w:space="0" w:color="auto"/>
              </w:divBdr>
            </w:div>
          </w:divsChild>
        </w:div>
        <w:div w:id="150409677">
          <w:marLeft w:val="0"/>
          <w:marRight w:val="0"/>
          <w:marTop w:val="0"/>
          <w:marBottom w:val="0"/>
          <w:divBdr>
            <w:top w:val="none" w:sz="0" w:space="0" w:color="auto"/>
            <w:left w:val="none" w:sz="0" w:space="0" w:color="auto"/>
            <w:bottom w:val="none" w:sz="0" w:space="0" w:color="auto"/>
            <w:right w:val="none" w:sz="0" w:space="0" w:color="auto"/>
          </w:divBdr>
          <w:divsChild>
            <w:div w:id="104429563">
              <w:marLeft w:val="0"/>
              <w:marRight w:val="0"/>
              <w:marTop w:val="0"/>
              <w:marBottom w:val="0"/>
              <w:divBdr>
                <w:top w:val="none" w:sz="0" w:space="0" w:color="auto"/>
                <w:left w:val="none" w:sz="0" w:space="0" w:color="auto"/>
                <w:bottom w:val="none" w:sz="0" w:space="0" w:color="auto"/>
                <w:right w:val="none" w:sz="0" w:space="0" w:color="auto"/>
              </w:divBdr>
            </w:div>
            <w:div w:id="1938826277">
              <w:marLeft w:val="0"/>
              <w:marRight w:val="0"/>
              <w:marTop w:val="0"/>
              <w:marBottom w:val="0"/>
              <w:divBdr>
                <w:top w:val="none" w:sz="0" w:space="0" w:color="auto"/>
                <w:left w:val="none" w:sz="0" w:space="0" w:color="auto"/>
                <w:bottom w:val="none" w:sz="0" w:space="0" w:color="auto"/>
                <w:right w:val="none" w:sz="0" w:space="0" w:color="auto"/>
              </w:divBdr>
            </w:div>
            <w:div w:id="945649586">
              <w:marLeft w:val="0"/>
              <w:marRight w:val="0"/>
              <w:marTop w:val="0"/>
              <w:marBottom w:val="0"/>
              <w:divBdr>
                <w:top w:val="none" w:sz="0" w:space="0" w:color="auto"/>
                <w:left w:val="none" w:sz="0" w:space="0" w:color="auto"/>
                <w:bottom w:val="none" w:sz="0" w:space="0" w:color="auto"/>
                <w:right w:val="none" w:sz="0" w:space="0" w:color="auto"/>
              </w:divBdr>
            </w:div>
            <w:div w:id="265505960">
              <w:marLeft w:val="0"/>
              <w:marRight w:val="0"/>
              <w:marTop w:val="0"/>
              <w:marBottom w:val="0"/>
              <w:divBdr>
                <w:top w:val="none" w:sz="0" w:space="0" w:color="auto"/>
                <w:left w:val="none" w:sz="0" w:space="0" w:color="auto"/>
                <w:bottom w:val="none" w:sz="0" w:space="0" w:color="auto"/>
                <w:right w:val="none" w:sz="0" w:space="0" w:color="auto"/>
              </w:divBdr>
            </w:div>
            <w:div w:id="1991324784">
              <w:marLeft w:val="0"/>
              <w:marRight w:val="0"/>
              <w:marTop w:val="0"/>
              <w:marBottom w:val="0"/>
              <w:divBdr>
                <w:top w:val="none" w:sz="0" w:space="0" w:color="auto"/>
                <w:left w:val="none" w:sz="0" w:space="0" w:color="auto"/>
                <w:bottom w:val="none" w:sz="0" w:space="0" w:color="auto"/>
                <w:right w:val="none" w:sz="0" w:space="0" w:color="auto"/>
              </w:divBdr>
            </w:div>
            <w:div w:id="854617357">
              <w:marLeft w:val="0"/>
              <w:marRight w:val="0"/>
              <w:marTop w:val="0"/>
              <w:marBottom w:val="0"/>
              <w:divBdr>
                <w:top w:val="none" w:sz="0" w:space="0" w:color="auto"/>
                <w:left w:val="none" w:sz="0" w:space="0" w:color="auto"/>
                <w:bottom w:val="none" w:sz="0" w:space="0" w:color="auto"/>
                <w:right w:val="none" w:sz="0" w:space="0" w:color="auto"/>
              </w:divBdr>
            </w:div>
            <w:div w:id="1192187229">
              <w:marLeft w:val="0"/>
              <w:marRight w:val="0"/>
              <w:marTop w:val="0"/>
              <w:marBottom w:val="0"/>
              <w:divBdr>
                <w:top w:val="none" w:sz="0" w:space="0" w:color="auto"/>
                <w:left w:val="none" w:sz="0" w:space="0" w:color="auto"/>
                <w:bottom w:val="none" w:sz="0" w:space="0" w:color="auto"/>
                <w:right w:val="none" w:sz="0" w:space="0" w:color="auto"/>
              </w:divBdr>
            </w:div>
            <w:div w:id="2039811914">
              <w:marLeft w:val="0"/>
              <w:marRight w:val="0"/>
              <w:marTop w:val="0"/>
              <w:marBottom w:val="0"/>
              <w:divBdr>
                <w:top w:val="none" w:sz="0" w:space="0" w:color="auto"/>
                <w:left w:val="none" w:sz="0" w:space="0" w:color="auto"/>
                <w:bottom w:val="none" w:sz="0" w:space="0" w:color="auto"/>
                <w:right w:val="none" w:sz="0" w:space="0" w:color="auto"/>
              </w:divBdr>
            </w:div>
          </w:divsChild>
        </w:div>
        <w:div w:id="1359745205">
          <w:marLeft w:val="0"/>
          <w:marRight w:val="0"/>
          <w:marTop w:val="0"/>
          <w:marBottom w:val="0"/>
          <w:divBdr>
            <w:top w:val="none" w:sz="0" w:space="0" w:color="auto"/>
            <w:left w:val="none" w:sz="0" w:space="0" w:color="auto"/>
            <w:bottom w:val="none" w:sz="0" w:space="0" w:color="auto"/>
            <w:right w:val="none" w:sz="0" w:space="0" w:color="auto"/>
          </w:divBdr>
          <w:divsChild>
            <w:div w:id="1669406940">
              <w:marLeft w:val="0"/>
              <w:marRight w:val="0"/>
              <w:marTop w:val="0"/>
              <w:marBottom w:val="0"/>
              <w:divBdr>
                <w:top w:val="none" w:sz="0" w:space="0" w:color="auto"/>
                <w:left w:val="none" w:sz="0" w:space="0" w:color="auto"/>
                <w:bottom w:val="none" w:sz="0" w:space="0" w:color="auto"/>
                <w:right w:val="none" w:sz="0" w:space="0" w:color="auto"/>
              </w:divBdr>
            </w:div>
            <w:div w:id="967785061">
              <w:marLeft w:val="0"/>
              <w:marRight w:val="0"/>
              <w:marTop w:val="0"/>
              <w:marBottom w:val="0"/>
              <w:divBdr>
                <w:top w:val="none" w:sz="0" w:space="0" w:color="auto"/>
                <w:left w:val="none" w:sz="0" w:space="0" w:color="auto"/>
                <w:bottom w:val="none" w:sz="0" w:space="0" w:color="auto"/>
                <w:right w:val="none" w:sz="0" w:space="0" w:color="auto"/>
              </w:divBdr>
            </w:div>
            <w:div w:id="1118185031">
              <w:marLeft w:val="0"/>
              <w:marRight w:val="0"/>
              <w:marTop w:val="0"/>
              <w:marBottom w:val="0"/>
              <w:divBdr>
                <w:top w:val="none" w:sz="0" w:space="0" w:color="auto"/>
                <w:left w:val="none" w:sz="0" w:space="0" w:color="auto"/>
                <w:bottom w:val="none" w:sz="0" w:space="0" w:color="auto"/>
                <w:right w:val="none" w:sz="0" w:space="0" w:color="auto"/>
              </w:divBdr>
            </w:div>
            <w:div w:id="342977548">
              <w:marLeft w:val="0"/>
              <w:marRight w:val="0"/>
              <w:marTop w:val="0"/>
              <w:marBottom w:val="0"/>
              <w:divBdr>
                <w:top w:val="none" w:sz="0" w:space="0" w:color="auto"/>
                <w:left w:val="none" w:sz="0" w:space="0" w:color="auto"/>
                <w:bottom w:val="none" w:sz="0" w:space="0" w:color="auto"/>
                <w:right w:val="none" w:sz="0" w:space="0" w:color="auto"/>
              </w:divBdr>
            </w:div>
            <w:div w:id="725832680">
              <w:marLeft w:val="0"/>
              <w:marRight w:val="0"/>
              <w:marTop w:val="0"/>
              <w:marBottom w:val="0"/>
              <w:divBdr>
                <w:top w:val="none" w:sz="0" w:space="0" w:color="auto"/>
                <w:left w:val="none" w:sz="0" w:space="0" w:color="auto"/>
                <w:bottom w:val="none" w:sz="0" w:space="0" w:color="auto"/>
                <w:right w:val="none" w:sz="0" w:space="0" w:color="auto"/>
              </w:divBdr>
            </w:div>
            <w:div w:id="372966257">
              <w:marLeft w:val="0"/>
              <w:marRight w:val="0"/>
              <w:marTop w:val="0"/>
              <w:marBottom w:val="0"/>
              <w:divBdr>
                <w:top w:val="none" w:sz="0" w:space="0" w:color="auto"/>
                <w:left w:val="none" w:sz="0" w:space="0" w:color="auto"/>
                <w:bottom w:val="none" w:sz="0" w:space="0" w:color="auto"/>
                <w:right w:val="none" w:sz="0" w:space="0" w:color="auto"/>
              </w:divBdr>
            </w:div>
            <w:div w:id="448549389">
              <w:marLeft w:val="0"/>
              <w:marRight w:val="0"/>
              <w:marTop w:val="0"/>
              <w:marBottom w:val="0"/>
              <w:divBdr>
                <w:top w:val="none" w:sz="0" w:space="0" w:color="auto"/>
                <w:left w:val="none" w:sz="0" w:space="0" w:color="auto"/>
                <w:bottom w:val="none" w:sz="0" w:space="0" w:color="auto"/>
                <w:right w:val="none" w:sz="0" w:space="0" w:color="auto"/>
              </w:divBdr>
            </w:div>
            <w:div w:id="1793551650">
              <w:marLeft w:val="0"/>
              <w:marRight w:val="0"/>
              <w:marTop w:val="0"/>
              <w:marBottom w:val="0"/>
              <w:divBdr>
                <w:top w:val="none" w:sz="0" w:space="0" w:color="auto"/>
                <w:left w:val="none" w:sz="0" w:space="0" w:color="auto"/>
                <w:bottom w:val="none" w:sz="0" w:space="0" w:color="auto"/>
                <w:right w:val="none" w:sz="0" w:space="0" w:color="auto"/>
              </w:divBdr>
            </w:div>
            <w:div w:id="1624070268">
              <w:marLeft w:val="0"/>
              <w:marRight w:val="0"/>
              <w:marTop w:val="0"/>
              <w:marBottom w:val="0"/>
              <w:divBdr>
                <w:top w:val="none" w:sz="0" w:space="0" w:color="auto"/>
                <w:left w:val="none" w:sz="0" w:space="0" w:color="auto"/>
                <w:bottom w:val="none" w:sz="0" w:space="0" w:color="auto"/>
                <w:right w:val="none" w:sz="0" w:space="0" w:color="auto"/>
              </w:divBdr>
            </w:div>
            <w:div w:id="545726398">
              <w:marLeft w:val="0"/>
              <w:marRight w:val="0"/>
              <w:marTop w:val="0"/>
              <w:marBottom w:val="0"/>
              <w:divBdr>
                <w:top w:val="none" w:sz="0" w:space="0" w:color="auto"/>
                <w:left w:val="none" w:sz="0" w:space="0" w:color="auto"/>
                <w:bottom w:val="none" w:sz="0" w:space="0" w:color="auto"/>
                <w:right w:val="none" w:sz="0" w:space="0" w:color="auto"/>
              </w:divBdr>
            </w:div>
          </w:divsChild>
        </w:div>
        <w:div w:id="946934915">
          <w:marLeft w:val="0"/>
          <w:marRight w:val="0"/>
          <w:marTop w:val="0"/>
          <w:marBottom w:val="0"/>
          <w:divBdr>
            <w:top w:val="none" w:sz="0" w:space="0" w:color="auto"/>
            <w:left w:val="none" w:sz="0" w:space="0" w:color="auto"/>
            <w:bottom w:val="none" w:sz="0" w:space="0" w:color="auto"/>
            <w:right w:val="none" w:sz="0" w:space="0" w:color="auto"/>
          </w:divBdr>
          <w:divsChild>
            <w:div w:id="172183053">
              <w:marLeft w:val="0"/>
              <w:marRight w:val="0"/>
              <w:marTop w:val="0"/>
              <w:marBottom w:val="0"/>
              <w:divBdr>
                <w:top w:val="none" w:sz="0" w:space="0" w:color="auto"/>
                <w:left w:val="none" w:sz="0" w:space="0" w:color="auto"/>
                <w:bottom w:val="none" w:sz="0" w:space="0" w:color="auto"/>
                <w:right w:val="none" w:sz="0" w:space="0" w:color="auto"/>
              </w:divBdr>
            </w:div>
            <w:div w:id="1578393316">
              <w:marLeft w:val="0"/>
              <w:marRight w:val="0"/>
              <w:marTop w:val="0"/>
              <w:marBottom w:val="0"/>
              <w:divBdr>
                <w:top w:val="none" w:sz="0" w:space="0" w:color="auto"/>
                <w:left w:val="none" w:sz="0" w:space="0" w:color="auto"/>
                <w:bottom w:val="none" w:sz="0" w:space="0" w:color="auto"/>
                <w:right w:val="none" w:sz="0" w:space="0" w:color="auto"/>
              </w:divBdr>
            </w:div>
            <w:div w:id="1882863526">
              <w:marLeft w:val="0"/>
              <w:marRight w:val="0"/>
              <w:marTop w:val="0"/>
              <w:marBottom w:val="0"/>
              <w:divBdr>
                <w:top w:val="none" w:sz="0" w:space="0" w:color="auto"/>
                <w:left w:val="none" w:sz="0" w:space="0" w:color="auto"/>
                <w:bottom w:val="none" w:sz="0" w:space="0" w:color="auto"/>
                <w:right w:val="none" w:sz="0" w:space="0" w:color="auto"/>
              </w:divBdr>
            </w:div>
            <w:div w:id="2002926174">
              <w:marLeft w:val="0"/>
              <w:marRight w:val="0"/>
              <w:marTop w:val="0"/>
              <w:marBottom w:val="0"/>
              <w:divBdr>
                <w:top w:val="none" w:sz="0" w:space="0" w:color="auto"/>
                <w:left w:val="none" w:sz="0" w:space="0" w:color="auto"/>
                <w:bottom w:val="none" w:sz="0" w:space="0" w:color="auto"/>
                <w:right w:val="none" w:sz="0" w:space="0" w:color="auto"/>
              </w:divBdr>
            </w:div>
            <w:div w:id="1162425113">
              <w:marLeft w:val="0"/>
              <w:marRight w:val="0"/>
              <w:marTop w:val="0"/>
              <w:marBottom w:val="0"/>
              <w:divBdr>
                <w:top w:val="none" w:sz="0" w:space="0" w:color="auto"/>
                <w:left w:val="none" w:sz="0" w:space="0" w:color="auto"/>
                <w:bottom w:val="none" w:sz="0" w:space="0" w:color="auto"/>
                <w:right w:val="none" w:sz="0" w:space="0" w:color="auto"/>
              </w:divBdr>
            </w:div>
            <w:div w:id="1254971675">
              <w:marLeft w:val="0"/>
              <w:marRight w:val="0"/>
              <w:marTop w:val="0"/>
              <w:marBottom w:val="0"/>
              <w:divBdr>
                <w:top w:val="none" w:sz="0" w:space="0" w:color="auto"/>
                <w:left w:val="none" w:sz="0" w:space="0" w:color="auto"/>
                <w:bottom w:val="none" w:sz="0" w:space="0" w:color="auto"/>
                <w:right w:val="none" w:sz="0" w:space="0" w:color="auto"/>
              </w:divBdr>
            </w:div>
            <w:div w:id="1934589202">
              <w:marLeft w:val="0"/>
              <w:marRight w:val="0"/>
              <w:marTop w:val="0"/>
              <w:marBottom w:val="0"/>
              <w:divBdr>
                <w:top w:val="none" w:sz="0" w:space="0" w:color="auto"/>
                <w:left w:val="none" w:sz="0" w:space="0" w:color="auto"/>
                <w:bottom w:val="none" w:sz="0" w:space="0" w:color="auto"/>
                <w:right w:val="none" w:sz="0" w:space="0" w:color="auto"/>
              </w:divBdr>
            </w:div>
            <w:div w:id="1393849121">
              <w:marLeft w:val="0"/>
              <w:marRight w:val="0"/>
              <w:marTop w:val="0"/>
              <w:marBottom w:val="0"/>
              <w:divBdr>
                <w:top w:val="none" w:sz="0" w:space="0" w:color="auto"/>
                <w:left w:val="none" w:sz="0" w:space="0" w:color="auto"/>
                <w:bottom w:val="none" w:sz="0" w:space="0" w:color="auto"/>
                <w:right w:val="none" w:sz="0" w:space="0" w:color="auto"/>
              </w:divBdr>
            </w:div>
            <w:div w:id="15309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2731">
      <w:bodyDiv w:val="1"/>
      <w:marLeft w:val="0"/>
      <w:marRight w:val="0"/>
      <w:marTop w:val="0"/>
      <w:marBottom w:val="0"/>
      <w:divBdr>
        <w:top w:val="none" w:sz="0" w:space="0" w:color="auto"/>
        <w:left w:val="none" w:sz="0" w:space="0" w:color="auto"/>
        <w:bottom w:val="none" w:sz="0" w:space="0" w:color="auto"/>
        <w:right w:val="none" w:sz="0" w:space="0" w:color="auto"/>
      </w:divBdr>
    </w:div>
    <w:div w:id="334965713">
      <w:bodyDiv w:val="1"/>
      <w:marLeft w:val="0"/>
      <w:marRight w:val="0"/>
      <w:marTop w:val="0"/>
      <w:marBottom w:val="0"/>
      <w:divBdr>
        <w:top w:val="none" w:sz="0" w:space="0" w:color="auto"/>
        <w:left w:val="none" w:sz="0" w:space="0" w:color="auto"/>
        <w:bottom w:val="none" w:sz="0" w:space="0" w:color="auto"/>
        <w:right w:val="none" w:sz="0" w:space="0" w:color="auto"/>
      </w:divBdr>
    </w:div>
    <w:div w:id="366611044">
      <w:bodyDiv w:val="1"/>
      <w:marLeft w:val="0"/>
      <w:marRight w:val="0"/>
      <w:marTop w:val="0"/>
      <w:marBottom w:val="0"/>
      <w:divBdr>
        <w:top w:val="none" w:sz="0" w:space="0" w:color="auto"/>
        <w:left w:val="none" w:sz="0" w:space="0" w:color="auto"/>
        <w:bottom w:val="none" w:sz="0" w:space="0" w:color="auto"/>
        <w:right w:val="none" w:sz="0" w:space="0" w:color="auto"/>
      </w:divBdr>
    </w:div>
    <w:div w:id="429738130">
      <w:bodyDiv w:val="1"/>
      <w:marLeft w:val="0"/>
      <w:marRight w:val="0"/>
      <w:marTop w:val="0"/>
      <w:marBottom w:val="0"/>
      <w:divBdr>
        <w:top w:val="none" w:sz="0" w:space="0" w:color="auto"/>
        <w:left w:val="none" w:sz="0" w:space="0" w:color="auto"/>
        <w:bottom w:val="none" w:sz="0" w:space="0" w:color="auto"/>
        <w:right w:val="none" w:sz="0" w:space="0" w:color="auto"/>
      </w:divBdr>
    </w:div>
    <w:div w:id="431783487">
      <w:bodyDiv w:val="1"/>
      <w:marLeft w:val="0"/>
      <w:marRight w:val="0"/>
      <w:marTop w:val="0"/>
      <w:marBottom w:val="0"/>
      <w:divBdr>
        <w:top w:val="none" w:sz="0" w:space="0" w:color="auto"/>
        <w:left w:val="none" w:sz="0" w:space="0" w:color="auto"/>
        <w:bottom w:val="none" w:sz="0" w:space="0" w:color="auto"/>
        <w:right w:val="none" w:sz="0" w:space="0" w:color="auto"/>
      </w:divBdr>
      <w:divsChild>
        <w:div w:id="2102676204">
          <w:marLeft w:val="0"/>
          <w:marRight w:val="0"/>
          <w:marTop w:val="0"/>
          <w:marBottom w:val="0"/>
          <w:divBdr>
            <w:top w:val="none" w:sz="0" w:space="0" w:color="auto"/>
            <w:left w:val="none" w:sz="0" w:space="0" w:color="auto"/>
            <w:bottom w:val="none" w:sz="0" w:space="0" w:color="auto"/>
            <w:right w:val="none" w:sz="0" w:space="0" w:color="auto"/>
          </w:divBdr>
        </w:div>
        <w:div w:id="1310013145">
          <w:marLeft w:val="0"/>
          <w:marRight w:val="0"/>
          <w:marTop w:val="0"/>
          <w:marBottom w:val="0"/>
          <w:divBdr>
            <w:top w:val="none" w:sz="0" w:space="0" w:color="auto"/>
            <w:left w:val="none" w:sz="0" w:space="0" w:color="auto"/>
            <w:bottom w:val="none" w:sz="0" w:space="0" w:color="auto"/>
            <w:right w:val="none" w:sz="0" w:space="0" w:color="auto"/>
          </w:divBdr>
        </w:div>
        <w:div w:id="1264922351">
          <w:marLeft w:val="0"/>
          <w:marRight w:val="0"/>
          <w:marTop w:val="0"/>
          <w:marBottom w:val="0"/>
          <w:divBdr>
            <w:top w:val="none" w:sz="0" w:space="0" w:color="auto"/>
            <w:left w:val="none" w:sz="0" w:space="0" w:color="auto"/>
            <w:bottom w:val="none" w:sz="0" w:space="0" w:color="auto"/>
            <w:right w:val="none" w:sz="0" w:space="0" w:color="auto"/>
          </w:divBdr>
        </w:div>
        <w:div w:id="656419856">
          <w:marLeft w:val="0"/>
          <w:marRight w:val="0"/>
          <w:marTop w:val="0"/>
          <w:marBottom w:val="0"/>
          <w:divBdr>
            <w:top w:val="none" w:sz="0" w:space="0" w:color="auto"/>
            <w:left w:val="none" w:sz="0" w:space="0" w:color="auto"/>
            <w:bottom w:val="none" w:sz="0" w:space="0" w:color="auto"/>
            <w:right w:val="none" w:sz="0" w:space="0" w:color="auto"/>
          </w:divBdr>
        </w:div>
        <w:div w:id="1733187418">
          <w:marLeft w:val="0"/>
          <w:marRight w:val="0"/>
          <w:marTop w:val="0"/>
          <w:marBottom w:val="0"/>
          <w:divBdr>
            <w:top w:val="none" w:sz="0" w:space="0" w:color="auto"/>
            <w:left w:val="none" w:sz="0" w:space="0" w:color="auto"/>
            <w:bottom w:val="none" w:sz="0" w:space="0" w:color="auto"/>
            <w:right w:val="none" w:sz="0" w:space="0" w:color="auto"/>
          </w:divBdr>
        </w:div>
        <w:div w:id="1107390522">
          <w:marLeft w:val="0"/>
          <w:marRight w:val="0"/>
          <w:marTop w:val="0"/>
          <w:marBottom w:val="0"/>
          <w:divBdr>
            <w:top w:val="none" w:sz="0" w:space="0" w:color="auto"/>
            <w:left w:val="none" w:sz="0" w:space="0" w:color="auto"/>
            <w:bottom w:val="none" w:sz="0" w:space="0" w:color="auto"/>
            <w:right w:val="none" w:sz="0" w:space="0" w:color="auto"/>
          </w:divBdr>
        </w:div>
        <w:div w:id="416946836">
          <w:marLeft w:val="0"/>
          <w:marRight w:val="0"/>
          <w:marTop w:val="0"/>
          <w:marBottom w:val="0"/>
          <w:divBdr>
            <w:top w:val="none" w:sz="0" w:space="0" w:color="auto"/>
            <w:left w:val="none" w:sz="0" w:space="0" w:color="auto"/>
            <w:bottom w:val="none" w:sz="0" w:space="0" w:color="auto"/>
            <w:right w:val="none" w:sz="0" w:space="0" w:color="auto"/>
          </w:divBdr>
        </w:div>
        <w:div w:id="756948115">
          <w:marLeft w:val="0"/>
          <w:marRight w:val="0"/>
          <w:marTop w:val="0"/>
          <w:marBottom w:val="0"/>
          <w:divBdr>
            <w:top w:val="none" w:sz="0" w:space="0" w:color="auto"/>
            <w:left w:val="none" w:sz="0" w:space="0" w:color="auto"/>
            <w:bottom w:val="none" w:sz="0" w:space="0" w:color="auto"/>
            <w:right w:val="none" w:sz="0" w:space="0" w:color="auto"/>
          </w:divBdr>
        </w:div>
        <w:div w:id="1271620500">
          <w:marLeft w:val="0"/>
          <w:marRight w:val="0"/>
          <w:marTop w:val="0"/>
          <w:marBottom w:val="0"/>
          <w:divBdr>
            <w:top w:val="none" w:sz="0" w:space="0" w:color="auto"/>
            <w:left w:val="none" w:sz="0" w:space="0" w:color="auto"/>
            <w:bottom w:val="none" w:sz="0" w:space="0" w:color="auto"/>
            <w:right w:val="none" w:sz="0" w:space="0" w:color="auto"/>
          </w:divBdr>
        </w:div>
        <w:div w:id="1425102454">
          <w:marLeft w:val="0"/>
          <w:marRight w:val="0"/>
          <w:marTop w:val="0"/>
          <w:marBottom w:val="0"/>
          <w:divBdr>
            <w:top w:val="none" w:sz="0" w:space="0" w:color="auto"/>
            <w:left w:val="none" w:sz="0" w:space="0" w:color="auto"/>
            <w:bottom w:val="none" w:sz="0" w:space="0" w:color="auto"/>
            <w:right w:val="none" w:sz="0" w:space="0" w:color="auto"/>
          </w:divBdr>
        </w:div>
        <w:div w:id="63185645">
          <w:marLeft w:val="0"/>
          <w:marRight w:val="0"/>
          <w:marTop w:val="0"/>
          <w:marBottom w:val="0"/>
          <w:divBdr>
            <w:top w:val="none" w:sz="0" w:space="0" w:color="auto"/>
            <w:left w:val="none" w:sz="0" w:space="0" w:color="auto"/>
            <w:bottom w:val="none" w:sz="0" w:space="0" w:color="auto"/>
            <w:right w:val="none" w:sz="0" w:space="0" w:color="auto"/>
          </w:divBdr>
        </w:div>
        <w:div w:id="1984701229">
          <w:marLeft w:val="0"/>
          <w:marRight w:val="0"/>
          <w:marTop w:val="0"/>
          <w:marBottom w:val="0"/>
          <w:divBdr>
            <w:top w:val="none" w:sz="0" w:space="0" w:color="auto"/>
            <w:left w:val="none" w:sz="0" w:space="0" w:color="auto"/>
            <w:bottom w:val="none" w:sz="0" w:space="0" w:color="auto"/>
            <w:right w:val="none" w:sz="0" w:space="0" w:color="auto"/>
          </w:divBdr>
        </w:div>
        <w:div w:id="2127701386">
          <w:marLeft w:val="0"/>
          <w:marRight w:val="0"/>
          <w:marTop w:val="0"/>
          <w:marBottom w:val="0"/>
          <w:divBdr>
            <w:top w:val="none" w:sz="0" w:space="0" w:color="auto"/>
            <w:left w:val="none" w:sz="0" w:space="0" w:color="auto"/>
            <w:bottom w:val="none" w:sz="0" w:space="0" w:color="auto"/>
            <w:right w:val="none" w:sz="0" w:space="0" w:color="auto"/>
          </w:divBdr>
        </w:div>
        <w:div w:id="920453970">
          <w:marLeft w:val="0"/>
          <w:marRight w:val="0"/>
          <w:marTop w:val="0"/>
          <w:marBottom w:val="0"/>
          <w:divBdr>
            <w:top w:val="none" w:sz="0" w:space="0" w:color="auto"/>
            <w:left w:val="none" w:sz="0" w:space="0" w:color="auto"/>
            <w:bottom w:val="none" w:sz="0" w:space="0" w:color="auto"/>
            <w:right w:val="none" w:sz="0" w:space="0" w:color="auto"/>
          </w:divBdr>
        </w:div>
        <w:div w:id="1582137132">
          <w:marLeft w:val="0"/>
          <w:marRight w:val="0"/>
          <w:marTop w:val="0"/>
          <w:marBottom w:val="0"/>
          <w:divBdr>
            <w:top w:val="none" w:sz="0" w:space="0" w:color="auto"/>
            <w:left w:val="none" w:sz="0" w:space="0" w:color="auto"/>
            <w:bottom w:val="none" w:sz="0" w:space="0" w:color="auto"/>
            <w:right w:val="none" w:sz="0" w:space="0" w:color="auto"/>
          </w:divBdr>
        </w:div>
        <w:div w:id="1760759328">
          <w:marLeft w:val="0"/>
          <w:marRight w:val="0"/>
          <w:marTop w:val="0"/>
          <w:marBottom w:val="0"/>
          <w:divBdr>
            <w:top w:val="none" w:sz="0" w:space="0" w:color="auto"/>
            <w:left w:val="none" w:sz="0" w:space="0" w:color="auto"/>
            <w:bottom w:val="none" w:sz="0" w:space="0" w:color="auto"/>
            <w:right w:val="none" w:sz="0" w:space="0" w:color="auto"/>
          </w:divBdr>
        </w:div>
        <w:div w:id="2126340637">
          <w:marLeft w:val="0"/>
          <w:marRight w:val="0"/>
          <w:marTop w:val="0"/>
          <w:marBottom w:val="0"/>
          <w:divBdr>
            <w:top w:val="none" w:sz="0" w:space="0" w:color="auto"/>
            <w:left w:val="none" w:sz="0" w:space="0" w:color="auto"/>
            <w:bottom w:val="none" w:sz="0" w:space="0" w:color="auto"/>
            <w:right w:val="none" w:sz="0" w:space="0" w:color="auto"/>
          </w:divBdr>
        </w:div>
        <w:div w:id="436868232">
          <w:marLeft w:val="0"/>
          <w:marRight w:val="0"/>
          <w:marTop w:val="0"/>
          <w:marBottom w:val="0"/>
          <w:divBdr>
            <w:top w:val="none" w:sz="0" w:space="0" w:color="auto"/>
            <w:left w:val="none" w:sz="0" w:space="0" w:color="auto"/>
            <w:bottom w:val="none" w:sz="0" w:space="0" w:color="auto"/>
            <w:right w:val="none" w:sz="0" w:space="0" w:color="auto"/>
          </w:divBdr>
        </w:div>
        <w:div w:id="783235857">
          <w:marLeft w:val="0"/>
          <w:marRight w:val="0"/>
          <w:marTop w:val="0"/>
          <w:marBottom w:val="0"/>
          <w:divBdr>
            <w:top w:val="none" w:sz="0" w:space="0" w:color="auto"/>
            <w:left w:val="none" w:sz="0" w:space="0" w:color="auto"/>
            <w:bottom w:val="none" w:sz="0" w:space="0" w:color="auto"/>
            <w:right w:val="none" w:sz="0" w:space="0" w:color="auto"/>
          </w:divBdr>
        </w:div>
        <w:div w:id="509443198">
          <w:marLeft w:val="0"/>
          <w:marRight w:val="0"/>
          <w:marTop w:val="0"/>
          <w:marBottom w:val="0"/>
          <w:divBdr>
            <w:top w:val="none" w:sz="0" w:space="0" w:color="auto"/>
            <w:left w:val="none" w:sz="0" w:space="0" w:color="auto"/>
            <w:bottom w:val="none" w:sz="0" w:space="0" w:color="auto"/>
            <w:right w:val="none" w:sz="0" w:space="0" w:color="auto"/>
          </w:divBdr>
        </w:div>
        <w:div w:id="206071326">
          <w:marLeft w:val="0"/>
          <w:marRight w:val="0"/>
          <w:marTop w:val="0"/>
          <w:marBottom w:val="0"/>
          <w:divBdr>
            <w:top w:val="none" w:sz="0" w:space="0" w:color="auto"/>
            <w:left w:val="none" w:sz="0" w:space="0" w:color="auto"/>
            <w:bottom w:val="none" w:sz="0" w:space="0" w:color="auto"/>
            <w:right w:val="none" w:sz="0" w:space="0" w:color="auto"/>
          </w:divBdr>
        </w:div>
        <w:div w:id="957613439">
          <w:marLeft w:val="0"/>
          <w:marRight w:val="0"/>
          <w:marTop w:val="0"/>
          <w:marBottom w:val="0"/>
          <w:divBdr>
            <w:top w:val="none" w:sz="0" w:space="0" w:color="auto"/>
            <w:left w:val="none" w:sz="0" w:space="0" w:color="auto"/>
            <w:bottom w:val="none" w:sz="0" w:space="0" w:color="auto"/>
            <w:right w:val="none" w:sz="0" w:space="0" w:color="auto"/>
          </w:divBdr>
        </w:div>
        <w:div w:id="1827477977">
          <w:marLeft w:val="0"/>
          <w:marRight w:val="0"/>
          <w:marTop w:val="0"/>
          <w:marBottom w:val="0"/>
          <w:divBdr>
            <w:top w:val="none" w:sz="0" w:space="0" w:color="auto"/>
            <w:left w:val="none" w:sz="0" w:space="0" w:color="auto"/>
            <w:bottom w:val="none" w:sz="0" w:space="0" w:color="auto"/>
            <w:right w:val="none" w:sz="0" w:space="0" w:color="auto"/>
          </w:divBdr>
        </w:div>
      </w:divsChild>
    </w:div>
    <w:div w:id="456918196">
      <w:bodyDiv w:val="1"/>
      <w:marLeft w:val="0"/>
      <w:marRight w:val="0"/>
      <w:marTop w:val="0"/>
      <w:marBottom w:val="0"/>
      <w:divBdr>
        <w:top w:val="none" w:sz="0" w:space="0" w:color="auto"/>
        <w:left w:val="none" w:sz="0" w:space="0" w:color="auto"/>
        <w:bottom w:val="none" w:sz="0" w:space="0" w:color="auto"/>
        <w:right w:val="none" w:sz="0" w:space="0" w:color="auto"/>
      </w:divBdr>
    </w:div>
    <w:div w:id="486169573">
      <w:bodyDiv w:val="1"/>
      <w:marLeft w:val="0"/>
      <w:marRight w:val="0"/>
      <w:marTop w:val="0"/>
      <w:marBottom w:val="0"/>
      <w:divBdr>
        <w:top w:val="none" w:sz="0" w:space="0" w:color="auto"/>
        <w:left w:val="none" w:sz="0" w:space="0" w:color="auto"/>
        <w:bottom w:val="none" w:sz="0" w:space="0" w:color="auto"/>
        <w:right w:val="none" w:sz="0" w:space="0" w:color="auto"/>
      </w:divBdr>
    </w:div>
    <w:div w:id="499930044">
      <w:bodyDiv w:val="1"/>
      <w:marLeft w:val="0"/>
      <w:marRight w:val="0"/>
      <w:marTop w:val="0"/>
      <w:marBottom w:val="0"/>
      <w:divBdr>
        <w:top w:val="none" w:sz="0" w:space="0" w:color="auto"/>
        <w:left w:val="none" w:sz="0" w:space="0" w:color="auto"/>
        <w:bottom w:val="none" w:sz="0" w:space="0" w:color="auto"/>
        <w:right w:val="none" w:sz="0" w:space="0" w:color="auto"/>
      </w:divBdr>
    </w:div>
    <w:div w:id="504976183">
      <w:bodyDiv w:val="1"/>
      <w:marLeft w:val="0"/>
      <w:marRight w:val="0"/>
      <w:marTop w:val="0"/>
      <w:marBottom w:val="0"/>
      <w:divBdr>
        <w:top w:val="none" w:sz="0" w:space="0" w:color="auto"/>
        <w:left w:val="none" w:sz="0" w:space="0" w:color="auto"/>
        <w:bottom w:val="none" w:sz="0" w:space="0" w:color="auto"/>
        <w:right w:val="none" w:sz="0" w:space="0" w:color="auto"/>
      </w:divBdr>
    </w:div>
    <w:div w:id="572814150">
      <w:bodyDiv w:val="1"/>
      <w:marLeft w:val="0"/>
      <w:marRight w:val="0"/>
      <w:marTop w:val="0"/>
      <w:marBottom w:val="0"/>
      <w:divBdr>
        <w:top w:val="none" w:sz="0" w:space="0" w:color="auto"/>
        <w:left w:val="none" w:sz="0" w:space="0" w:color="auto"/>
        <w:bottom w:val="none" w:sz="0" w:space="0" w:color="auto"/>
        <w:right w:val="none" w:sz="0" w:space="0" w:color="auto"/>
      </w:divBdr>
    </w:div>
    <w:div w:id="592326323">
      <w:bodyDiv w:val="1"/>
      <w:marLeft w:val="0"/>
      <w:marRight w:val="0"/>
      <w:marTop w:val="0"/>
      <w:marBottom w:val="0"/>
      <w:divBdr>
        <w:top w:val="none" w:sz="0" w:space="0" w:color="auto"/>
        <w:left w:val="none" w:sz="0" w:space="0" w:color="auto"/>
        <w:bottom w:val="none" w:sz="0" w:space="0" w:color="auto"/>
        <w:right w:val="none" w:sz="0" w:space="0" w:color="auto"/>
      </w:divBdr>
    </w:div>
    <w:div w:id="605113002">
      <w:bodyDiv w:val="1"/>
      <w:marLeft w:val="0"/>
      <w:marRight w:val="0"/>
      <w:marTop w:val="0"/>
      <w:marBottom w:val="0"/>
      <w:divBdr>
        <w:top w:val="none" w:sz="0" w:space="0" w:color="auto"/>
        <w:left w:val="none" w:sz="0" w:space="0" w:color="auto"/>
        <w:bottom w:val="none" w:sz="0" w:space="0" w:color="auto"/>
        <w:right w:val="none" w:sz="0" w:space="0" w:color="auto"/>
      </w:divBdr>
    </w:div>
    <w:div w:id="632059152">
      <w:bodyDiv w:val="1"/>
      <w:marLeft w:val="0"/>
      <w:marRight w:val="0"/>
      <w:marTop w:val="0"/>
      <w:marBottom w:val="0"/>
      <w:divBdr>
        <w:top w:val="none" w:sz="0" w:space="0" w:color="auto"/>
        <w:left w:val="none" w:sz="0" w:space="0" w:color="auto"/>
        <w:bottom w:val="none" w:sz="0" w:space="0" w:color="auto"/>
        <w:right w:val="none" w:sz="0" w:space="0" w:color="auto"/>
      </w:divBdr>
    </w:div>
    <w:div w:id="667514042">
      <w:bodyDiv w:val="1"/>
      <w:marLeft w:val="0"/>
      <w:marRight w:val="0"/>
      <w:marTop w:val="0"/>
      <w:marBottom w:val="0"/>
      <w:divBdr>
        <w:top w:val="none" w:sz="0" w:space="0" w:color="auto"/>
        <w:left w:val="none" w:sz="0" w:space="0" w:color="auto"/>
        <w:bottom w:val="none" w:sz="0" w:space="0" w:color="auto"/>
        <w:right w:val="none" w:sz="0" w:space="0" w:color="auto"/>
      </w:divBdr>
    </w:div>
    <w:div w:id="676662385">
      <w:bodyDiv w:val="1"/>
      <w:marLeft w:val="0"/>
      <w:marRight w:val="0"/>
      <w:marTop w:val="0"/>
      <w:marBottom w:val="0"/>
      <w:divBdr>
        <w:top w:val="none" w:sz="0" w:space="0" w:color="auto"/>
        <w:left w:val="none" w:sz="0" w:space="0" w:color="auto"/>
        <w:bottom w:val="none" w:sz="0" w:space="0" w:color="auto"/>
        <w:right w:val="none" w:sz="0" w:space="0" w:color="auto"/>
      </w:divBdr>
    </w:div>
    <w:div w:id="720131953">
      <w:bodyDiv w:val="1"/>
      <w:marLeft w:val="0"/>
      <w:marRight w:val="0"/>
      <w:marTop w:val="0"/>
      <w:marBottom w:val="0"/>
      <w:divBdr>
        <w:top w:val="none" w:sz="0" w:space="0" w:color="auto"/>
        <w:left w:val="none" w:sz="0" w:space="0" w:color="auto"/>
        <w:bottom w:val="none" w:sz="0" w:space="0" w:color="auto"/>
        <w:right w:val="none" w:sz="0" w:space="0" w:color="auto"/>
      </w:divBdr>
    </w:div>
    <w:div w:id="729380859">
      <w:bodyDiv w:val="1"/>
      <w:marLeft w:val="0"/>
      <w:marRight w:val="0"/>
      <w:marTop w:val="0"/>
      <w:marBottom w:val="0"/>
      <w:divBdr>
        <w:top w:val="none" w:sz="0" w:space="0" w:color="auto"/>
        <w:left w:val="none" w:sz="0" w:space="0" w:color="auto"/>
        <w:bottom w:val="none" w:sz="0" w:space="0" w:color="auto"/>
        <w:right w:val="none" w:sz="0" w:space="0" w:color="auto"/>
      </w:divBdr>
    </w:div>
    <w:div w:id="736319049">
      <w:bodyDiv w:val="1"/>
      <w:marLeft w:val="0"/>
      <w:marRight w:val="0"/>
      <w:marTop w:val="0"/>
      <w:marBottom w:val="0"/>
      <w:divBdr>
        <w:top w:val="none" w:sz="0" w:space="0" w:color="auto"/>
        <w:left w:val="none" w:sz="0" w:space="0" w:color="auto"/>
        <w:bottom w:val="none" w:sz="0" w:space="0" w:color="auto"/>
        <w:right w:val="none" w:sz="0" w:space="0" w:color="auto"/>
      </w:divBdr>
    </w:div>
    <w:div w:id="766578635">
      <w:bodyDiv w:val="1"/>
      <w:marLeft w:val="0"/>
      <w:marRight w:val="0"/>
      <w:marTop w:val="0"/>
      <w:marBottom w:val="0"/>
      <w:divBdr>
        <w:top w:val="none" w:sz="0" w:space="0" w:color="auto"/>
        <w:left w:val="none" w:sz="0" w:space="0" w:color="auto"/>
        <w:bottom w:val="none" w:sz="0" w:space="0" w:color="auto"/>
        <w:right w:val="none" w:sz="0" w:space="0" w:color="auto"/>
      </w:divBdr>
    </w:div>
    <w:div w:id="778109293">
      <w:bodyDiv w:val="1"/>
      <w:marLeft w:val="0"/>
      <w:marRight w:val="0"/>
      <w:marTop w:val="0"/>
      <w:marBottom w:val="0"/>
      <w:divBdr>
        <w:top w:val="none" w:sz="0" w:space="0" w:color="auto"/>
        <w:left w:val="none" w:sz="0" w:space="0" w:color="auto"/>
        <w:bottom w:val="none" w:sz="0" w:space="0" w:color="auto"/>
        <w:right w:val="none" w:sz="0" w:space="0" w:color="auto"/>
      </w:divBdr>
    </w:div>
    <w:div w:id="792137032">
      <w:bodyDiv w:val="1"/>
      <w:marLeft w:val="0"/>
      <w:marRight w:val="0"/>
      <w:marTop w:val="0"/>
      <w:marBottom w:val="0"/>
      <w:divBdr>
        <w:top w:val="none" w:sz="0" w:space="0" w:color="auto"/>
        <w:left w:val="none" w:sz="0" w:space="0" w:color="auto"/>
        <w:bottom w:val="none" w:sz="0" w:space="0" w:color="auto"/>
        <w:right w:val="none" w:sz="0" w:space="0" w:color="auto"/>
      </w:divBdr>
    </w:div>
    <w:div w:id="800921232">
      <w:bodyDiv w:val="1"/>
      <w:marLeft w:val="0"/>
      <w:marRight w:val="0"/>
      <w:marTop w:val="0"/>
      <w:marBottom w:val="0"/>
      <w:divBdr>
        <w:top w:val="none" w:sz="0" w:space="0" w:color="auto"/>
        <w:left w:val="none" w:sz="0" w:space="0" w:color="auto"/>
        <w:bottom w:val="none" w:sz="0" w:space="0" w:color="auto"/>
        <w:right w:val="none" w:sz="0" w:space="0" w:color="auto"/>
      </w:divBdr>
    </w:div>
    <w:div w:id="824275536">
      <w:bodyDiv w:val="1"/>
      <w:marLeft w:val="0"/>
      <w:marRight w:val="0"/>
      <w:marTop w:val="0"/>
      <w:marBottom w:val="0"/>
      <w:divBdr>
        <w:top w:val="none" w:sz="0" w:space="0" w:color="auto"/>
        <w:left w:val="none" w:sz="0" w:space="0" w:color="auto"/>
        <w:bottom w:val="none" w:sz="0" w:space="0" w:color="auto"/>
        <w:right w:val="none" w:sz="0" w:space="0" w:color="auto"/>
      </w:divBdr>
    </w:div>
    <w:div w:id="876697893">
      <w:bodyDiv w:val="1"/>
      <w:marLeft w:val="0"/>
      <w:marRight w:val="0"/>
      <w:marTop w:val="0"/>
      <w:marBottom w:val="0"/>
      <w:divBdr>
        <w:top w:val="none" w:sz="0" w:space="0" w:color="auto"/>
        <w:left w:val="none" w:sz="0" w:space="0" w:color="auto"/>
        <w:bottom w:val="none" w:sz="0" w:space="0" w:color="auto"/>
        <w:right w:val="none" w:sz="0" w:space="0" w:color="auto"/>
      </w:divBdr>
    </w:div>
    <w:div w:id="896474911">
      <w:bodyDiv w:val="1"/>
      <w:marLeft w:val="0"/>
      <w:marRight w:val="0"/>
      <w:marTop w:val="0"/>
      <w:marBottom w:val="0"/>
      <w:divBdr>
        <w:top w:val="none" w:sz="0" w:space="0" w:color="auto"/>
        <w:left w:val="none" w:sz="0" w:space="0" w:color="auto"/>
        <w:bottom w:val="none" w:sz="0" w:space="0" w:color="auto"/>
        <w:right w:val="none" w:sz="0" w:space="0" w:color="auto"/>
      </w:divBdr>
    </w:div>
    <w:div w:id="940068676">
      <w:bodyDiv w:val="1"/>
      <w:marLeft w:val="0"/>
      <w:marRight w:val="0"/>
      <w:marTop w:val="0"/>
      <w:marBottom w:val="0"/>
      <w:divBdr>
        <w:top w:val="none" w:sz="0" w:space="0" w:color="auto"/>
        <w:left w:val="none" w:sz="0" w:space="0" w:color="auto"/>
        <w:bottom w:val="none" w:sz="0" w:space="0" w:color="auto"/>
        <w:right w:val="none" w:sz="0" w:space="0" w:color="auto"/>
      </w:divBdr>
    </w:div>
    <w:div w:id="952633951">
      <w:bodyDiv w:val="1"/>
      <w:marLeft w:val="0"/>
      <w:marRight w:val="0"/>
      <w:marTop w:val="0"/>
      <w:marBottom w:val="0"/>
      <w:divBdr>
        <w:top w:val="none" w:sz="0" w:space="0" w:color="auto"/>
        <w:left w:val="none" w:sz="0" w:space="0" w:color="auto"/>
        <w:bottom w:val="none" w:sz="0" w:space="0" w:color="auto"/>
        <w:right w:val="none" w:sz="0" w:space="0" w:color="auto"/>
      </w:divBdr>
    </w:div>
    <w:div w:id="969238354">
      <w:bodyDiv w:val="1"/>
      <w:marLeft w:val="0"/>
      <w:marRight w:val="0"/>
      <w:marTop w:val="0"/>
      <w:marBottom w:val="0"/>
      <w:divBdr>
        <w:top w:val="none" w:sz="0" w:space="0" w:color="auto"/>
        <w:left w:val="none" w:sz="0" w:space="0" w:color="auto"/>
        <w:bottom w:val="none" w:sz="0" w:space="0" w:color="auto"/>
        <w:right w:val="none" w:sz="0" w:space="0" w:color="auto"/>
      </w:divBdr>
    </w:div>
    <w:div w:id="1060132349">
      <w:bodyDiv w:val="1"/>
      <w:marLeft w:val="0"/>
      <w:marRight w:val="0"/>
      <w:marTop w:val="0"/>
      <w:marBottom w:val="0"/>
      <w:divBdr>
        <w:top w:val="none" w:sz="0" w:space="0" w:color="auto"/>
        <w:left w:val="none" w:sz="0" w:space="0" w:color="auto"/>
        <w:bottom w:val="none" w:sz="0" w:space="0" w:color="auto"/>
        <w:right w:val="none" w:sz="0" w:space="0" w:color="auto"/>
      </w:divBdr>
    </w:div>
    <w:div w:id="1174221201">
      <w:bodyDiv w:val="1"/>
      <w:marLeft w:val="0"/>
      <w:marRight w:val="0"/>
      <w:marTop w:val="0"/>
      <w:marBottom w:val="0"/>
      <w:divBdr>
        <w:top w:val="none" w:sz="0" w:space="0" w:color="auto"/>
        <w:left w:val="none" w:sz="0" w:space="0" w:color="auto"/>
        <w:bottom w:val="none" w:sz="0" w:space="0" w:color="auto"/>
        <w:right w:val="none" w:sz="0" w:space="0" w:color="auto"/>
      </w:divBdr>
      <w:divsChild>
        <w:div w:id="1398015534">
          <w:marLeft w:val="0"/>
          <w:marRight w:val="0"/>
          <w:marTop w:val="0"/>
          <w:marBottom w:val="0"/>
          <w:divBdr>
            <w:top w:val="none" w:sz="0" w:space="0" w:color="auto"/>
            <w:left w:val="none" w:sz="0" w:space="0" w:color="auto"/>
            <w:bottom w:val="none" w:sz="0" w:space="0" w:color="auto"/>
            <w:right w:val="none" w:sz="0" w:space="0" w:color="auto"/>
          </w:divBdr>
        </w:div>
      </w:divsChild>
    </w:div>
    <w:div w:id="1200314896">
      <w:bodyDiv w:val="1"/>
      <w:marLeft w:val="0"/>
      <w:marRight w:val="0"/>
      <w:marTop w:val="0"/>
      <w:marBottom w:val="0"/>
      <w:divBdr>
        <w:top w:val="none" w:sz="0" w:space="0" w:color="auto"/>
        <w:left w:val="none" w:sz="0" w:space="0" w:color="auto"/>
        <w:bottom w:val="none" w:sz="0" w:space="0" w:color="auto"/>
        <w:right w:val="none" w:sz="0" w:space="0" w:color="auto"/>
      </w:divBdr>
    </w:div>
    <w:div w:id="1200631885">
      <w:bodyDiv w:val="1"/>
      <w:marLeft w:val="0"/>
      <w:marRight w:val="0"/>
      <w:marTop w:val="0"/>
      <w:marBottom w:val="0"/>
      <w:divBdr>
        <w:top w:val="none" w:sz="0" w:space="0" w:color="auto"/>
        <w:left w:val="none" w:sz="0" w:space="0" w:color="auto"/>
        <w:bottom w:val="none" w:sz="0" w:space="0" w:color="auto"/>
        <w:right w:val="none" w:sz="0" w:space="0" w:color="auto"/>
      </w:divBdr>
    </w:div>
    <w:div w:id="1205630474">
      <w:bodyDiv w:val="1"/>
      <w:marLeft w:val="0"/>
      <w:marRight w:val="0"/>
      <w:marTop w:val="0"/>
      <w:marBottom w:val="0"/>
      <w:divBdr>
        <w:top w:val="none" w:sz="0" w:space="0" w:color="auto"/>
        <w:left w:val="none" w:sz="0" w:space="0" w:color="auto"/>
        <w:bottom w:val="none" w:sz="0" w:space="0" w:color="auto"/>
        <w:right w:val="none" w:sz="0" w:space="0" w:color="auto"/>
      </w:divBdr>
    </w:div>
    <w:div w:id="1221818516">
      <w:bodyDiv w:val="1"/>
      <w:marLeft w:val="0"/>
      <w:marRight w:val="0"/>
      <w:marTop w:val="0"/>
      <w:marBottom w:val="0"/>
      <w:divBdr>
        <w:top w:val="none" w:sz="0" w:space="0" w:color="auto"/>
        <w:left w:val="none" w:sz="0" w:space="0" w:color="auto"/>
        <w:bottom w:val="none" w:sz="0" w:space="0" w:color="auto"/>
        <w:right w:val="none" w:sz="0" w:space="0" w:color="auto"/>
      </w:divBdr>
    </w:div>
    <w:div w:id="1345784977">
      <w:bodyDiv w:val="1"/>
      <w:marLeft w:val="0"/>
      <w:marRight w:val="0"/>
      <w:marTop w:val="0"/>
      <w:marBottom w:val="0"/>
      <w:divBdr>
        <w:top w:val="none" w:sz="0" w:space="0" w:color="auto"/>
        <w:left w:val="none" w:sz="0" w:space="0" w:color="auto"/>
        <w:bottom w:val="none" w:sz="0" w:space="0" w:color="auto"/>
        <w:right w:val="none" w:sz="0" w:space="0" w:color="auto"/>
      </w:divBdr>
    </w:div>
    <w:div w:id="1403599863">
      <w:bodyDiv w:val="1"/>
      <w:marLeft w:val="0"/>
      <w:marRight w:val="0"/>
      <w:marTop w:val="0"/>
      <w:marBottom w:val="0"/>
      <w:divBdr>
        <w:top w:val="none" w:sz="0" w:space="0" w:color="auto"/>
        <w:left w:val="none" w:sz="0" w:space="0" w:color="auto"/>
        <w:bottom w:val="none" w:sz="0" w:space="0" w:color="auto"/>
        <w:right w:val="none" w:sz="0" w:space="0" w:color="auto"/>
      </w:divBdr>
    </w:div>
    <w:div w:id="1409889565">
      <w:bodyDiv w:val="1"/>
      <w:marLeft w:val="0"/>
      <w:marRight w:val="0"/>
      <w:marTop w:val="0"/>
      <w:marBottom w:val="0"/>
      <w:divBdr>
        <w:top w:val="none" w:sz="0" w:space="0" w:color="auto"/>
        <w:left w:val="none" w:sz="0" w:space="0" w:color="auto"/>
        <w:bottom w:val="none" w:sz="0" w:space="0" w:color="auto"/>
        <w:right w:val="none" w:sz="0" w:space="0" w:color="auto"/>
      </w:divBdr>
    </w:div>
    <w:div w:id="1422488494">
      <w:bodyDiv w:val="1"/>
      <w:marLeft w:val="0"/>
      <w:marRight w:val="0"/>
      <w:marTop w:val="0"/>
      <w:marBottom w:val="0"/>
      <w:divBdr>
        <w:top w:val="none" w:sz="0" w:space="0" w:color="auto"/>
        <w:left w:val="none" w:sz="0" w:space="0" w:color="auto"/>
        <w:bottom w:val="none" w:sz="0" w:space="0" w:color="auto"/>
        <w:right w:val="none" w:sz="0" w:space="0" w:color="auto"/>
      </w:divBdr>
    </w:div>
    <w:div w:id="1484813570">
      <w:bodyDiv w:val="1"/>
      <w:marLeft w:val="0"/>
      <w:marRight w:val="0"/>
      <w:marTop w:val="0"/>
      <w:marBottom w:val="0"/>
      <w:divBdr>
        <w:top w:val="none" w:sz="0" w:space="0" w:color="auto"/>
        <w:left w:val="none" w:sz="0" w:space="0" w:color="auto"/>
        <w:bottom w:val="none" w:sz="0" w:space="0" w:color="auto"/>
        <w:right w:val="none" w:sz="0" w:space="0" w:color="auto"/>
      </w:divBdr>
    </w:div>
    <w:div w:id="1522743519">
      <w:bodyDiv w:val="1"/>
      <w:marLeft w:val="0"/>
      <w:marRight w:val="0"/>
      <w:marTop w:val="0"/>
      <w:marBottom w:val="0"/>
      <w:divBdr>
        <w:top w:val="none" w:sz="0" w:space="0" w:color="auto"/>
        <w:left w:val="none" w:sz="0" w:space="0" w:color="auto"/>
        <w:bottom w:val="none" w:sz="0" w:space="0" w:color="auto"/>
        <w:right w:val="none" w:sz="0" w:space="0" w:color="auto"/>
      </w:divBdr>
    </w:div>
    <w:div w:id="1556158521">
      <w:bodyDiv w:val="1"/>
      <w:marLeft w:val="0"/>
      <w:marRight w:val="0"/>
      <w:marTop w:val="0"/>
      <w:marBottom w:val="0"/>
      <w:divBdr>
        <w:top w:val="none" w:sz="0" w:space="0" w:color="auto"/>
        <w:left w:val="none" w:sz="0" w:space="0" w:color="auto"/>
        <w:bottom w:val="none" w:sz="0" w:space="0" w:color="auto"/>
        <w:right w:val="none" w:sz="0" w:space="0" w:color="auto"/>
      </w:divBdr>
    </w:div>
    <w:div w:id="1595240608">
      <w:bodyDiv w:val="1"/>
      <w:marLeft w:val="0"/>
      <w:marRight w:val="0"/>
      <w:marTop w:val="0"/>
      <w:marBottom w:val="0"/>
      <w:divBdr>
        <w:top w:val="none" w:sz="0" w:space="0" w:color="auto"/>
        <w:left w:val="none" w:sz="0" w:space="0" w:color="auto"/>
        <w:bottom w:val="none" w:sz="0" w:space="0" w:color="auto"/>
        <w:right w:val="none" w:sz="0" w:space="0" w:color="auto"/>
      </w:divBdr>
    </w:div>
    <w:div w:id="1650746296">
      <w:bodyDiv w:val="1"/>
      <w:marLeft w:val="0"/>
      <w:marRight w:val="0"/>
      <w:marTop w:val="0"/>
      <w:marBottom w:val="0"/>
      <w:divBdr>
        <w:top w:val="none" w:sz="0" w:space="0" w:color="auto"/>
        <w:left w:val="none" w:sz="0" w:space="0" w:color="auto"/>
        <w:bottom w:val="none" w:sz="0" w:space="0" w:color="auto"/>
        <w:right w:val="none" w:sz="0" w:space="0" w:color="auto"/>
      </w:divBdr>
    </w:div>
    <w:div w:id="1676766474">
      <w:bodyDiv w:val="1"/>
      <w:marLeft w:val="0"/>
      <w:marRight w:val="0"/>
      <w:marTop w:val="0"/>
      <w:marBottom w:val="0"/>
      <w:divBdr>
        <w:top w:val="none" w:sz="0" w:space="0" w:color="auto"/>
        <w:left w:val="none" w:sz="0" w:space="0" w:color="auto"/>
        <w:bottom w:val="none" w:sz="0" w:space="0" w:color="auto"/>
        <w:right w:val="none" w:sz="0" w:space="0" w:color="auto"/>
      </w:divBdr>
    </w:div>
    <w:div w:id="1747796910">
      <w:bodyDiv w:val="1"/>
      <w:marLeft w:val="0"/>
      <w:marRight w:val="0"/>
      <w:marTop w:val="0"/>
      <w:marBottom w:val="0"/>
      <w:divBdr>
        <w:top w:val="none" w:sz="0" w:space="0" w:color="auto"/>
        <w:left w:val="none" w:sz="0" w:space="0" w:color="auto"/>
        <w:bottom w:val="none" w:sz="0" w:space="0" w:color="auto"/>
        <w:right w:val="none" w:sz="0" w:space="0" w:color="auto"/>
      </w:divBdr>
    </w:div>
    <w:div w:id="1799763378">
      <w:bodyDiv w:val="1"/>
      <w:marLeft w:val="0"/>
      <w:marRight w:val="0"/>
      <w:marTop w:val="0"/>
      <w:marBottom w:val="0"/>
      <w:divBdr>
        <w:top w:val="none" w:sz="0" w:space="0" w:color="auto"/>
        <w:left w:val="none" w:sz="0" w:space="0" w:color="auto"/>
        <w:bottom w:val="none" w:sz="0" w:space="0" w:color="auto"/>
        <w:right w:val="none" w:sz="0" w:space="0" w:color="auto"/>
      </w:divBdr>
    </w:div>
    <w:div w:id="1822232711">
      <w:bodyDiv w:val="1"/>
      <w:marLeft w:val="0"/>
      <w:marRight w:val="0"/>
      <w:marTop w:val="0"/>
      <w:marBottom w:val="0"/>
      <w:divBdr>
        <w:top w:val="none" w:sz="0" w:space="0" w:color="auto"/>
        <w:left w:val="none" w:sz="0" w:space="0" w:color="auto"/>
        <w:bottom w:val="none" w:sz="0" w:space="0" w:color="auto"/>
        <w:right w:val="none" w:sz="0" w:space="0" w:color="auto"/>
      </w:divBdr>
    </w:div>
    <w:div w:id="1921871521">
      <w:bodyDiv w:val="1"/>
      <w:marLeft w:val="0"/>
      <w:marRight w:val="0"/>
      <w:marTop w:val="0"/>
      <w:marBottom w:val="0"/>
      <w:divBdr>
        <w:top w:val="none" w:sz="0" w:space="0" w:color="auto"/>
        <w:left w:val="none" w:sz="0" w:space="0" w:color="auto"/>
        <w:bottom w:val="none" w:sz="0" w:space="0" w:color="auto"/>
        <w:right w:val="none" w:sz="0" w:space="0" w:color="auto"/>
      </w:divBdr>
    </w:div>
    <w:div w:id="1957444919">
      <w:bodyDiv w:val="1"/>
      <w:marLeft w:val="0"/>
      <w:marRight w:val="0"/>
      <w:marTop w:val="0"/>
      <w:marBottom w:val="0"/>
      <w:divBdr>
        <w:top w:val="none" w:sz="0" w:space="0" w:color="auto"/>
        <w:left w:val="none" w:sz="0" w:space="0" w:color="auto"/>
        <w:bottom w:val="none" w:sz="0" w:space="0" w:color="auto"/>
        <w:right w:val="none" w:sz="0" w:space="0" w:color="auto"/>
      </w:divBdr>
    </w:div>
    <w:div w:id="1975063635">
      <w:bodyDiv w:val="1"/>
      <w:marLeft w:val="0"/>
      <w:marRight w:val="0"/>
      <w:marTop w:val="0"/>
      <w:marBottom w:val="0"/>
      <w:divBdr>
        <w:top w:val="none" w:sz="0" w:space="0" w:color="auto"/>
        <w:left w:val="none" w:sz="0" w:space="0" w:color="auto"/>
        <w:bottom w:val="none" w:sz="0" w:space="0" w:color="auto"/>
        <w:right w:val="none" w:sz="0" w:space="0" w:color="auto"/>
      </w:divBdr>
    </w:div>
    <w:div w:id="2002273379">
      <w:bodyDiv w:val="1"/>
      <w:marLeft w:val="0"/>
      <w:marRight w:val="0"/>
      <w:marTop w:val="0"/>
      <w:marBottom w:val="0"/>
      <w:divBdr>
        <w:top w:val="none" w:sz="0" w:space="0" w:color="auto"/>
        <w:left w:val="none" w:sz="0" w:space="0" w:color="auto"/>
        <w:bottom w:val="none" w:sz="0" w:space="0" w:color="auto"/>
        <w:right w:val="none" w:sz="0" w:space="0" w:color="auto"/>
      </w:divBdr>
    </w:div>
    <w:div w:id="2075539805">
      <w:bodyDiv w:val="1"/>
      <w:marLeft w:val="0"/>
      <w:marRight w:val="0"/>
      <w:marTop w:val="0"/>
      <w:marBottom w:val="0"/>
      <w:divBdr>
        <w:top w:val="none" w:sz="0" w:space="0" w:color="auto"/>
        <w:left w:val="none" w:sz="0" w:space="0" w:color="auto"/>
        <w:bottom w:val="none" w:sz="0" w:space="0" w:color="auto"/>
        <w:right w:val="none" w:sz="0" w:space="0" w:color="auto"/>
      </w:divBdr>
    </w:div>
    <w:div w:id="2076976768">
      <w:bodyDiv w:val="1"/>
      <w:marLeft w:val="0"/>
      <w:marRight w:val="0"/>
      <w:marTop w:val="0"/>
      <w:marBottom w:val="0"/>
      <w:divBdr>
        <w:top w:val="none" w:sz="0" w:space="0" w:color="auto"/>
        <w:left w:val="none" w:sz="0" w:space="0" w:color="auto"/>
        <w:bottom w:val="none" w:sz="0" w:space="0" w:color="auto"/>
        <w:right w:val="none" w:sz="0" w:space="0" w:color="auto"/>
      </w:divBdr>
    </w:div>
    <w:div w:id="2091804375">
      <w:bodyDiv w:val="1"/>
      <w:marLeft w:val="0"/>
      <w:marRight w:val="0"/>
      <w:marTop w:val="0"/>
      <w:marBottom w:val="0"/>
      <w:divBdr>
        <w:top w:val="none" w:sz="0" w:space="0" w:color="auto"/>
        <w:left w:val="none" w:sz="0" w:space="0" w:color="auto"/>
        <w:bottom w:val="none" w:sz="0" w:space="0" w:color="auto"/>
        <w:right w:val="none" w:sz="0" w:space="0" w:color="auto"/>
      </w:divBdr>
    </w:div>
    <w:div w:id="2131893213">
      <w:bodyDiv w:val="1"/>
      <w:marLeft w:val="0"/>
      <w:marRight w:val="0"/>
      <w:marTop w:val="0"/>
      <w:marBottom w:val="0"/>
      <w:divBdr>
        <w:top w:val="none" w:sz="0" w:space="0" w:color="auto"/>
        <w:left w:val="none" w:sz="0" w:space="0" w:color="auto"/>
        <w:bottom w:val="none" w:sz="0" w:space="0" w:color="auto"/>
        <w:right w:val="none" w:sz="0" w:space="0" w:color="auto"/>
      </w:divBdr>
    </w:div>
    <w:div w:id="213393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active-directory/authentication/concept-mfa-howitworks" TargetMode="External"/><Relationship Id="rId18" Type="http://schemas.openxmlformats.org/officeDocument/2006/relationships/hyperlink" Target="http://windowsupdate.microsoft.com/" TargetMode="External"/><Relationship Id="rId26" Type="http://schemas.openxmlformats.org/officeDocument/2006/relationships/image" Target="media/image7.jpeg"/><Relationship Id="rId39" Type="http://schemas.openxmlformats.org/officeDocument/2006/relationships/image" Target="media/image20.png"/><Relationship Id="rId21" Type="http://schemas.openxmlformats.org/officeDocument/2006/relationships/hyperlink" Target="http://ntservicepack.microsoft.com/" TargetMode="External"/><Relationship Id="rId34" Type="http://schemas.openxmlformats.org/officeDocument/2006/relationships/image" Target="media/image15.jpeg"/><Relationship Id="rId42" Type="http://schemas.openxmlformats.org/officeDocument/2006/relationships/image" Target="media/image23.jpg"/><Relationship Id="rId47" Type="http://schemas.openxmlformats.org/officeDocument/2006/relationships/hyperlink" Target="https://www.cisco.com/c/en/us/products/security/identity-services-engine/index.html" TargetMode="External"/><Relationship Id="rId50" Type="http://schemas.openxmlformats.org/officeDocument/2006/relationships/hyperlink" Target="https://www.cisco.com/c/en/us/products/security/identity-services-engine/index.html"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0.jpeg"/><Relationship Id="rId11" Type="http://schemas.openxmlformats.org/officeDocument/2006/relationships/hyperlink" Target="https://www.cisco.com/c/en/us/products/security/what-is-network-access-control-nac.html" TargetMode="External"/><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png"/><Relationship Id="rId45" Type="http://schemas.openxmlformats.org/officeDocument/2006/relationships/image" Target="media/image26.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isco.com/c/en/us/products/security/identity-services-engine/index.html" TargetMode="External"/><Relationship Id="rId19" Type="http://schemas.openxmlformats.org/officeDocument/2006/relationships/hyperlink" Target="http://download.windowsupdate.com/" TargetMode="External"/><Relationship Id="rId31" Type="http://schemas.openxmlformats.org/officeDocument/2006/relationships/image" Target="media/image12.png"/><Relationship Id="rId44" Type="http://schemas.openxmlformats.org/officeDocument/2006/relationships/image" Target="media/image25.jp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comments" Target="comments.xml"/><Relationship Id="rId22" Type="http://schemas.openxmlformats.org/officeDocument/2006/relationships/hyperlink" Target="http://stats.microsoft.com/" TargetMode="Externa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4.jpg"/><Relationship Id="rId48" Type="http://schemas.openxmlformats.org/officeDocument/2006/relationships/hyperlink" Target="https://www.cisco.com/c/en/us/products/security/identity-services-engine/index.html"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cs.microsoft.com/en-us/azure/active-directory/hybrid/how-to-connect-pta" TargetMode="External"/><Relationship Id="rId17" Type="http://schemas.openxmlformats.org/officeDocument/2006/relationships/image" Target="media/image4.jpg"/><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hyperlink" Target="https://www.cisco.com/c/en/us/products/security/identity-services-engine/index.html" TargetMode="External"/><Relationship Id="rId20" Type="http://schemas.openxmlformats.org/officeDocument/2006/relationships/hyperlink" Target="http://wustat.windows.com/" TargetMode="External"/><Relationship Id="rId41" Type="http://schemas.openxmlformats.org/officeDocument/2006/relationships/image" Target="media/image22.jp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stats.microsoft.com/" TargetMode="External"/><Relationship Id="rId28" Type="http://schemas.openxmlformats.org/officeDocument/2006/relationships/image" Target="media/image9.jpeg"/><Relationship Id="rId36" Type="http://schemas.openxmlformats.org/officeDocument/2006/relationships/image" Target="media/image17.jpeg"/><Relationship Id="rId49" Type="http://schemas.openxmlformats.org/officeDocument/2006/relationships/hyperlink" Target="https://www.cisco.com/c/en/us/products/security/identity-services-engine/index.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9.gi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07B0-AD0E-4D6A-9075-D40017529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4387</Words>
  <Characters>25008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JGPC Cloud integrated Authentication with Posture check &amp; UAT</vt:lpstr>
    </vt:vector>
  </TitlesOfParts>
  <Company>Hilal Computers</Company>
  <LinksUpToDate>false</LinksUpToDate>
  <CharactersWithSpaces>29337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integrated Authentication with Posture check &amp; UAT</dc:title>
  <dc:subject>AUTHENTICATION WITH POSTURE UAT Document</dc:subject>
  <dc:creator>Vinoj Lemuel</dc:creator>
  <cp:keywords/>
  <dc:description/>
  <cp:lastModifiedBy>Info Desk</cp:lastModifiedBy>
  <cp:revision>2</cp:revision>
  <cp:lastPrinted>2019-06-19T03:12:00Z</cp:lastPrinted>
  <dcterms:created xsi:type="dcterms:W3CDTF">2026-05-21T12:11:00Z</dcterms:created>
  <dcterms:modified xsi:type="dcterms:W3CDTF">2026-05-21T12:11:00Z</dcterms:modified>
  <cp:category>Saudi Arabia</cp:category>
</cp:coreProperties>
</file>